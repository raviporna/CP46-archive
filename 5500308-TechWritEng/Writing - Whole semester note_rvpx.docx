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do1zj9xkvprt" w:id="0"/>
      <w:bookmarkEnd w:id="0"/>
      <w:r w:rsidDel="00000000" w:rsidR="00000000" w:rsidRPr="00000000">
        <w:rPr>
          <w:rtl w:val="0"/>
        </w:rPr>
        <w:t xml:space="preserve">Unit 1: Paraphrasing and Summarizing</w:t>
      </w:r>
    </w:p>
    <w:p w:rsidR="00000000" w:rsidDel="00000000" w:rsidP="00000000" w:rsidRDefault="00000000" w:rsidRPr="00000000" w14:paraId="00000002">
      <w:pPr>
        <w:pStyle w:val="Heading2"/>
        <w:rPr/>
      </w:pPr>
      <w:bookmarkStart w:colFirst="0" w:colLast="0" w:name="_epmd645bv2er" w:id="1"/>
      <w:bookmarkEnd w:id="1"/>
      <w:r w:rsidDel="00000000" w:rsidR="00000000" w:rsidRPr="00000000">
        <w:rPr>
          <w:rtl w:val="0"/>
        </w:rPr>
        <w:t xml:space="preserve">Task 1</w:t>
      </w:r>
    </w:p>
    <w:p w:rsidR="00000000" w:rsidDel="00000000" w:rsidP="00000000" w:rsidRDefault="00000000" w:rsidRPr="00000000" w14:paraId="00000003">
      <w:pPr>
        <w:numPr>
          <w:ilvl w:val="0"/>
          <w:numId w:val="30"/>
        </w:numPr>
        <w:ind w:left="720" w:hanging="360"/>
        <w:rPr>
          <w:sz w:val="24"/>
          <w:szCs w:val="24"/>
        </w:rPr>
      </w:pPr>
      <w:r w:rsidDel="00000000" w:rsidR="00000000" w:rsidRPr="00000000">
        <w:rPr>
          <w:sz w:val="24"/>
          <w:szCs w:val="24"/>
          <w:rtl w:val="0"/>
        </w:rPr>
        <w:t xml:space="preserve">set out &gt; planned, started, begun, commenced  </w:t>
      </w:r>
      <w:r w:rsidDel="00000000" w:rsidR="00000000" w:rsidRPr="00000000">
        <w:rPr>
          <w:color w:val="ff9900"/>
          <w:sz w:val="24"/>
          <w:szCs w:val="24"/>
          <w:rtl w:val="0"/>
        </w:rPr>
        <w:t xml:space="preserve">** ระวัง v.3</w:t>
      </w:r>
      <w:r w:rsidDel="00000000" w:rsidR="00000000" w:rsidRPr="00000000">
        <w:rPr>
          <w:sz w:val="24"/>
          <w:szCs w:val="24"/>
          <w:rtl w:val="0"/>
        </w:rPr>
        <w:br w:type="textWrapping"/>
        <w:t xml:space="preserve">reduce &gt; decrease, lower, minimize</w:t>
        <w:br w:type="textWrapping"/>
        <w:t xml:space="preserve">huge &gt; large, enormous</w:t>
        <w:br w:type="textWrapping"/>
        <w:t xml:space="preserve">amount &gt; number, volume</w:t>
      </w:r>
    </w:p>
    <w:p w:rsidR="00000000" w:rsidDel="00000000" w:rsidP="00000000" w:rsidRDefault="00000000" w:rsidRPr="00000000" w14:paraId="00000004">
      <w:pPr>
        <w:numPr>
          <w:ilvl w:val="0"/>
          <w:numId w:val="30"/>
        </w:numPr>
        <w:ind w:left="720" w:hanging="360"/>
        <w:rPr>
          <w:sz w:val="24"/>
          <w:szCs w:val="24"/>
        </w:rPr>
      </w:pPr>
      <w:r w:rsidDel="00000000" w:rsidR="00000000" w:rsidRPr="00000000">
        <w:rPr>
          <w:sz w:val="24"/>
          <w:szCs w:val="24"/>
          <w:rtl w:val="0"/>
        </w:rPr>
        <w:t xml:space="preserve">worried &gt; concerned, anxious</w:t>
        <w:br w:type="textWrapping"/>
        <w:t xml:space="preserve">threaten &gt; affect, impact, harm</w:t>
        <w:br w:type="textWrapping"/>
        <w:t xml:space="preserve">purity &gt; cleanliness, pureness, quality, sterility</w:t>
        <w:br w:type="textWrapping"/>
        <w:t xml:space="preserve">supplies &gt; sources</w:t>
      </w:r>
    </w:p>
    <w:p w:rsidR="00000000" w:rsidDel="00000000" w:rsidP="00000000" w:rsidRDefault="00000000" w:rsidRPr="00000000" w14:paraId="00000005">
      <w:pPr>
        <w:numPr>
          <w:ilvl w:val="0"/>
          <w:numId w:val="30"/>
        </w:numPr>
        <w:ind w:left="720" w:hanging="360"/>
        <w:rPr>
          <w:sz w:val="24"/>
          <w:szCs w:val="24"/>
        </w:rPr>
      </w:pPr>
      <w:r w:rsidDel="00000000" w:rsidR="00000000" w:rsidRPr="00000000">
        <w:rPr>
          <w:sz w:val="24"/>
          <w:szCs w:val="24"/>
          <w:rtl w:val="0"/>
        </w:rPr>
        <w:t xml:space="preserve">trapped &gt; condensed, stuck, locked </w:t>
        <w:br w:type="textWrapping"/>
        <w:t xml:space="preserve">shale &gt; rock, underground</w:t>
        <w:br w:type="textWrapping"/>
        <w:t xml:space="preserve">contaminate &gt; stain, pollute     infect = for sickness</w:t>
        <w:br w:type="textWrapping"/>
        <w:t xml:space="preserve">wells &gt; ponds, boreholes</w:t>
      </w:r>
    </w:p>
    <w:p w:rsidR="00000000" w:rsidDel="00000000" w:rsidP="00000000" w:rsidRDefault="00000000" w:rsidRPr="00000000" w14:paraId="00000006">
      <w:pPr>
        <w:numPr>
          <w:ilvl w:val="0"/>
          <w:numId w:val="30"/>
        </w:numPr>
        <w:ind w:left="720" w:hanging="360"/>
        <w:rPr>
          <w:sz w:val="24"/>
          <w:szCs w:val="24"/>
        </w:rPr>
      </w:pPr>
      <w:r w:rsidDel="00000000" w:rsidR="00000000" w:rsidRPr="00000000">
        <w:rPr>
          <w:sz w:val="24"/>
          <w:szCs w:val="24"/>
          <w:rtl w:val="0"/>
        </w:rPr>
        <w:t xml:space="preserve">address &gt; manage, deal with, mention, tackle, take into account</w:t>
        <w:br w:type="textWrapping"/>
        <w:t xml:space="preserve">needed &gt; required, demanded, essential, crucial for + N</w:t>
        <w:br w:type="textWrapping"/>
        <w:t xml:space="preserve">deal with &gt; handle, manage, cope with, tackle, address</w:t>
        <w:br w:type="textWrapping"/>
        <w:t xml:space="preserve">challenging &gt; critical, problematic, ambitious, difficult, tough, complicated</w:t>
      </w:r>
    </w:p>
    <w:p w:rsidR="00000000" w:rsidDel="00000000" w:rsidP="00000000" w:rsidRDefault="00000000" w:rsidRPr="00000000" w14:paraId="00000007">
      <w:pPr>
        <w:numPr>
          <w:ilvl w:val="0"/>
          <w:numId w:val="30"/>
        </w:numPr>
        <w:ind w:left="720" w:hanging="360"/>
        <w:rPr>
          <w:sz w:val="24"/>
          <w:szCs w:val="24"/>
        </w:rPr>
      </w:pPr>
      <w:r w:rsidDel="00000000" w:rsidR="00000000" w:rsidRPr="00000000">
        <w:rPr>
          <w:sz w:val="24"/>
          <w:szCs w:val="24"/>
          <w:rtl w:val="0"/>
        </w:rPr>
        <w:t xml:space="preserve">treating &gt; nursing, curing, healing, medicating</w:t>
        <w:br w:type="textWrapping"/>
        <w:t xml:space="preserve">predicted &gt; forecast, foreseen, </w:t>
        <w:br w:type="textWrapping"/>
        <w:t xml:space="preserve">crisis &gt; impact, calamity, emergency, catastrophe, issue </w:t>
        <w:br w:type="textWrapping"/>
        <w:t xml:space="preserve">scarcity &gt; shortage, lack, insufficiency</w:t>
      </w:r>
    </w:p>
    <w:p w:rsidR="00000000" w:rsidDel="00000000" w:rsidP="00000000" w:rsidRDefault="00000000" w:rsidRPr="00000000" w14:paraId="00000008">
      <w:pPr>
        <w:pStyle w:val="Heading2"/>
        <w:rPr/>
      </w:pPr>
      <w:bookmarkStart w:colFirst="0" w:colLast="0" w:name="_k01y6u6i5six" w:id="2"/>
      <w:bookmarkEnd w:id="2"/>
      <w:r w:rsidDel="00000000" w:rsidR="00000000" w:rsidRPr="00000000">
        <w:rPr>
          <w:rtl w:val="0"/>
        </w:rPr>
        <w:t xml:space="preserve">Task 2</w:t>
      </w:r>
    </w:p>
    <w:p w:rsidR="00000000" w:rsidDel="00000000" w:rsidP="00000000" w:rsidRDefault="00000000" w:rsidRPr="00000000" w14:paraId="00000009">
      <w:pPr>
        <w:numPr>
          <w:ilvl w:val="0"/>
          <w:numId w:val="21"/>
        </w:numPr>
        <w:ind w:left="720" w:hanging="360"/>
        <w:rPr/>
      </w:pPr>
      <w:r w:rsidDel="00000000" w:rsidR="00000000" w:rsidRPr="00000000">
        <w:rPr>
          <w:rtl w:val="0"/>
        </w:rPr>
        <w:t xml:space="preserve">The exact size of the state-of-the-art facility has not been finalized by the companies, but approval is being sought.</w:t>
      </w:r>
    </w:p>
    <w:p w:rsidR="00000000" w:rsidDel="00000000" w:rsidP="00000000" w:rsidRDefault="00000000" w:rsidRPr="00000000" w14:paraId="0000000A">
      <w:pPr>
        <w:numPr>
          <w:ilvl w:val="0"/>
          <w:numId w:val="21"/>
        </w:numPr>
        <w:ind w:left="720" w:hanging="360"/>
        <w:rPr/>
      </w:pPr>
      <w:r w:rsidDel="00000000" w:rsidR="00000000" w:rsidRPr="00000000">
        <w:rPr>
          <w:rtl w:val="0"/>
        </w:rPr>
        <w:t xml:space="preserve">The plan to set up the first refinery in the state of Sarawak has been announced by a Malaysian palm oil company.</w:t>
      </w:r>
    </w:p>
    <w:p w:rsidR="00000000" w:rsidDel="00000000" w:rsidP="00000000" w:rsidRDefault="00000000" w:rsidRPr="00000000" w14:paraId="0000000B">
      <w:pPr>
        <w:numPr>
          <w:ilvl w:val="0"/>
          <w:numId w:val="21"/>
        </w:numPr>
        <w:ind w:left="720" w:hanging="360"/>
        <w:rPr/>
      </w:pPr>
      <w:r w:rsidDel="00000000" w:rsidR="00000000" w:rsidRPr="00000000">
        <w:rPr>
          <w:rtl w:val="0"/>
        </w:rPr>
        <w:t xml:space="preserve">RM2.5bn has been raised, </w:t>
      </w:r>
      <w:r w:rsidDel="00000000" w:rsidR="00000000" w:rsidRPr="00000000">
        <w:rPr>
          <w:b w:val="1"/>
          <w:color w:val="0000ff"/>
          <w:rtl w:val="0"/>
        </w:rPr>
        <w:t xml:space="preserve">of </w:t>
      </w:r>
      <w:r w:rsidDel="00000000" w:rsidR="00000000" w:rsidRPr="00000000">
        <w:rPr>
          <w:rtl w:val="0"/>
        </w:rPr>
        <w:t xml:space="preserve">which </w:t>
      </w:r>
      <w:r w:rsidDel="00000000" w:rsidR="00000000" w:rsidRPr="00000000">
        <w:rPr>
          <w:b w:val="1"/>
          <w:color w:val="0000ff"/>
          <w:rtl w:val="0"/>
        </w:rPr>
        <w:t xml:space="preserve">RM830m</w:t>
      </w:r>
      <w:r w:rsidDel="00000000" w:rsidR="00000000" w:rsidRPr="00000000">
        <w:rPr>
          <w:rtl w:val="0"/>
        </w:rPr>
        <w:t xml:space="preserve"> has already been spent. </w:t>
      </w:r>
      <w:r w:rsidDel="00000000" w:rsidR="00000000" w:rsidRPr="00000000">
        <w:rPr>
          <w:i w:val="1"/>
          <w:color w:val="ff9900"/>
          <w:rtl w:val="0"/>
        </w:rPr>
        <w:t xml:space="preserve">(830m of 2.5bn)</w:t>
      </w:r>
    </w:p>
    <w:p w:rsidR="00000000" w:rsidDel="00000000" w:rsidP="00000000" w:rsidRDefault="00000000" w:rsidRPr="00000000" w14:paraId="0000000C">
      <w:pPr>
        <w:numPr>
          <w:ilvl w:val="0"/>
          <w:numId w:val="21"/>
        </w:numPr>
        <w:ind w:left="720" w:hanging="360"/>
        <w:rPr/>
      </w:pPr>
      <w:r w:rsidDel="00000000" w:rsidR="00000000" w:rsidRPr="00000000">
        <w:rPr>
          <w:rtl w:val="0"/>
        </w:rPr>
        <w:t xml:space="preserve">The Department of Energy and Climate Change will lead the review of the long-term health of the country’s refining and fuel import sectors.</w:t>
      </w:r>
    </w:p>
    <w:p w:rsidR="00000000" w:rsidDel="00000000" w:rsidP="00000000" w:rsidRDefault="00000000" w:rsidRPr="00000000" w14:paraId="0000000D">
      <w:pPr>
        <w:numPr>
          <w:ilvl w:val="0"/>
          <w:numId w:val="21"/>
        </w:numPr>
        <w:ind w:left="720" w:hanging="360"/>
        <w:rPr/>
      </w:pPr>
      <w:r w:rsidDel="00000000" w:rsidR="00000000" w:rsidRPr="00000000">
        <w:rPr>
          <w:rtl w:val="0"/>
        </w:rPr>
        <w:t xml:space="preserve">Currently, the domestic refineries meet around 61% of the UK’s demand for refined oil products, </w:t>
      </w:r>
      <w:r w:rsidDel="00000000" w:rsidR="00000000" w:rsidRPr="00000000">
        <w:rPr>
          <w:b w:val="1"/>
          <w:color w:val="0000ff"/>
          <w:rtl w:val="0"/>
        </w:rPr>
        <w:t xml:space="preserve">with</w:t>
      </w:r>
      <w:r w:rsidDel="00000000" w:rsidR="00000000" w:rsidRPr="00000000">
        <w:rPr>
          <w:rtl w:val="0"/>
        </w:rPr>
        <w:t xml:space="preserve"> the imports </w:t>
      </w:r>
      <w:r w:rsidDel="00000000" w:rsidR="00000000" w:rsidRPr="00000000">
        <w:rPr>
          <w:b w:val="1"/>
          <w:color w:val="0000ff"/>
          <w:rtl w:val="0"/>
        </w:rPr>
        <w:t xml:space="preserve">meeting</w:t>
      </w:r>
      <w:r w:rsidDel="00000000" w:rsidR="00000000" w:rsidRPr="00000000">
        <w:rPr>
          <w:rtl w:val="0"/>
        </w:rPr>
        <w:t xml:space="preserve"> the rest. </w:t>
      </w:r>
      <w:r w:rsidDel="00000000" w:rsidR="00000000" w:rsidRPr="00000000">
        <w:rPr>
          <w:i w:val="1"/>
          <w:color w:val="ff9900"/>
          <w:rtl w:val="0"/>
        </w:rPr>
        <w:t xml:space="preserve">with + V.ing</w:t>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pStyle w:val="Heading2"/>
        <w:rPr/>
      </w:pPr>
      <w:bookmarkStart w:colFirst="0" w:colLast="0" w:name="_azq73ch2n37t" w:id="3"/>
      <w:bookmarkEnd w:id="3"/>
      <w:r w:rsidDel="00000000" w:rsidR="00000000" w:rsidRPr="00000000">
        <w:rPr>
          <w:rtl w:val="0"/>
        </w:rPr>
        <w:t xml:space="preserve">Task 3</w:t>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whose oral delivery is done in three stages</w:t>
        <w:br w:type="textWrapping"/>
        <w:t xml:space="preserve">with a 3-staged oral delivery</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concern </w:t>
      </w:r>
      <w:r w:rsidDel="00000000" w:rsidR="00000000" w:rsidRPr="00000000">
        <w:rPr>
          <w:b w:val="1"/>
          <w:color w:val="0000ff"/>
          <w:rtl w:val="0"/>
        </w:rPr>
        <w:t xml:space="preserve">about how</w:t>
      </w:r>
      <w:r w:rsidDel="00000000" w:rsidR="00000000" w:rsidRPr="00000000">
        <w:rPr>
          <w:rtl w:val="0"/>
        </w:rPr>
        <w:t xml:space="preserve">                    fracking may </w:t>
      </w:r>
      <w:r w:rsidDel="00000000" w:rsidR="00000000" w:rsidRPr="00000000">
        <w:rPr>
          <w:b w:val="1"/>
          <w:color w:val="ff00ff"/>
          <w:rtl w:val="0"/>
        </w:rPr>
        <w:t xml:space="preserve">be impacting</w:t>
      </w:r>
      <w:r w:rsidDel="00000000" w:rsidR="00000000" w:rsidRPr="00000000">
        <w:rPr>
          <w:color w:val="ff00ff"/>
          <w:rtl w:val="0"/>
        </w:rPr>
        <w:t xml:space="preserve"> groundwater</w:t>
        <w:br w:type="textWrapping"/>
      </w:r>
      <w:r w:rsidDel="00000000" w:rsidR="00000000" w:rsidRPr="00000000">
        <w:rPr>
          <w:rtl w:val="0"/>
        </w:rPr>
        <w:t xml:space="preserve">                                 (ways in which)</w:t>
        <w:br w:type="textWrapping"/>
      </w:r>
      <w:r w:rsidDel="00000000" w:rsidR="00000000" w:rsidRPr="00000000">
        <w:rPr>
          <w:i w:val="1"/>
          <w:color w:val="ff9900"/>
          <w:rtl w:val="0"/>
        </w:rPr>
        <w:t xml:space="preserve">about + N</w:t>
        <w:br w:type="textWrapping"/>
        <w:t xml:space="preserve">have an impact on &gt;&gt; impact(V) + N(obj)</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 these cyanides </w:t>
      </w:r>
      <w:r w:rsidDel="00000000" w:rsidR="00000000" w:rsidRPr="00000000">
        <w:rPr>
          <w:rtl w:val="0"/>
        </w:rPr>
        <w:t xml:space="preserve">are incredibly</w:t>
      </w:r>
      <w:r w:rsidDel="00000000" w:rsidR="00000000" w:rsidRPr="00000000">
        <w:rPr>
          <w:rtl w:val="0"/>
        </w:rPr>
        <w:t xml:space="preserve"> harmful to both workers …</w:t>
        <w:br w:type="textWrapping"/>
        <w:t xml:space="preserve">... these cyanides can incredibly harm both workers ...</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The improvement of the lives of more than a billion citizens </w:t>
      </w:r>
      <w:r w:rsidDel="00000000" w:rsidR="00000000" w:rsidRPr="00000000">
        <w:rPr>
          <w:u w:val="single"/>
          <w:rtl w:val="0"/>
        </w:rPr>
        <w:t xml:space="preserve">could be made / could happen</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The liquid evaporation sets up</w:t>
        <w:br w:type="textWrapping"/>
        <w:t xml:space="preserve">The evaporation of liquid sets up</w:t>
      </w:r>
    </w:p>
    <w:p w:rsidR="00000000" w:rsidDel="00000000" w:rsidP="00000000" w:rsidRDefault="00000000" w:rsidRPr="00000000" w14:paraId="00000017">
      <w:pPr>
        <w:pStyle w:val="Heading2"/>
        <w:rPr/>
      </w:pPr>
      <w:bookmarkStart w:colFirst="0" w:colLast="0" w:name="_23lq7ni8wi25" w:id="4"/>
      <w:bookmarkEnd w:id="4"/>
      <w:r w:rsidDel="00000000" w:rsidR="00000000" w:rsidRPr="00000000">
        <w:rPr>
          <w:rtl w:val="0"/>
        </w:rPr>
        <w:t xml:space="preserve">Task 4</w:t>
      </w:r>
    </w:p>
    <w:p w:rsidR="00000000" w:rsidDel="00000000" w:rsidP="00000000" w:rsidRDefault="00000000" w:rsidRPr="00000000" w14:paraId="00000018">
      <w:pPr>
        <w:numPr>
          <w:ilvl w:val="0"/>
          <w:numId w:val="28"/>
        </w:numPr>
        <w:ind w:left="720" w:hanging="360"/>
        <w:rPr>
          <w:u w:val="none"/>
        </w:rPr>
      </w:pPr>
      <w:r w:rsidDel="00000000" w:rsidR="00000000" w:rsidRPr="00000000">
        <w:rPr>
          <w:rtl w:val="0"/>
        </w:rPr>
        <w:t xml:space="preserve">Although the capacity ... disclosed, the gov ...</w:t>
      </w:r>
    </w:p>
    <w:p w:rsidR="00000000" w:rsidDel="00000000" w:rsidP="00000000" w:rsidRDefault="00000000" w:rsidRPr="00000000" w14:paraId="00000019">
      <w:pPr>
        <w:numPr>
          <w:ilvl w:val="0"/>
          <w:numId w:val="28"/>
        </w:numPr>
        <w:ind w:left="720" w:hanging="360"/>
      </w:pPr>
      <w:r w:rsidDel="00000000" w:rsidR="00000000" w:rsidRPr="00000000">
        <w:rPr>
          <w:rtl w:val="0"/>
        </w:rPr>
      </w:r>
    </w:p>
    <w:p w:rsidR="00000000" w:rsidDel="00000000" w:rsidP="00000000" w:rsidRDefault="00000000" w:rsidRPr="00000000" w14:paraId="0000001A">
      <w:pPr>
        <w:numPr>
          <w:ilvl w:val="1"/>
          <w:numId w:val="28"/>
        </w:numPr>
        <w:ind w:left="1440" w:hanging="360"/>
      </w:pPr>
      <w:r w:rsidDel="00000000" w:rsidR="00000000" w:rsidRPr="00000000">
        <w:rPr>
          <w:i w:val="1"/>
          <w:rtl w:val="0"/>
        </w:rPr>
        <w:t xml:space="preserve">effect because cause</w:t>
      </w:r>
      <w:r w:rsidDel="00000000" w:rsidR="00000000" w:rsidRPr="00000000">
        <w:rPr>
          <w:rtl w:val="0"/>
        </w:rPr>
        <w:br w:type="textWrapping"/>
        <w:t xml:space="preserve">A steam-assisted drainage makes the oil sand industry extremely energy- and water-intensive </w:t>
      </w:r>
      <w:r w:rsidDel="00000000" w:rsidR="00000000" w:rsidRPr="00000000">
        <w:rPr>
          <w:b w:val="1"/>
          <w:rtl w:val="0"/>
        </w:rPr>
        <w:t xml:space="preserve">because</w:t>
      </w:r>
      <w:r w:rsidDel="00000000" w:rsidR="00000000" w:rsidRPr="00000000">
        <w:rPr>
          <w:rtl w:val="0"/>
        </w:rPr>
        <w:t xml:space="preserve"> high-pressure steam is pumped down into the sand to free up the oil and make it possible to pump it to the surface</w:t>
      </w:r>
    </w:p>
    <w:p w:rsidR="00000000" w:rsidDel="00000000" w:rsidP="00000000" w:rsidRDefault="00000000" w:rsidRPr="00000000" w14:paraId="0000001B">
      <w:pPr>
        <w:numPr>
          <w:ilvl w:val="1"/>
          <w:numId w:val="28"/>
        </w:numPr>
        <w:ind w:left="1440" w:hanging="360"/>
      </w:pPr>
      <w:r w:rsidDel="00000000" w:rsidR="00000000" w:rsidRPr="00000000">
        <w:rPr>
          <w:i w:val="1"/>
          <w:rtl w:val="0"/>
        </w:rPr>
        <w:t xml:space="preserve">effect as a result of cause(Noun)</w:t>
      </w:r>
      <w:r w:rsidDel="00000000" w:rsidR="00000000" w:rsidRPr="00000000">
        <w:rPr>
          <w:rtl w:val="0"/>
        </w:rPr>
        <w:br w:type="textWrapping"/>
        <w:t xml:space="preserve">A steam-assisted drainage makes the oil sand industry extremely energy- and water-intensive </w:t>
      </w:r>
      <w:r w:rsidDel="00000000" w:rsidR="00000000" w:rsidRPr="00000000">
        <w:rPr>
          <w:b w:val="1"/>
          <w:rtl w:val="0"/>
        </w:rPr>
        <w:t xml:space="preserve">as a result of</w:t>
      </w:r>
      <w:r w:rsidDel="00000000" w:rsidR="00000000" w:rsidRPr="00000000">
        <w:rPr>
          <w:rtl w:val="0"/>
        </w:rPr>
        <w:t xml:space="preserve"> high-pressure steam which </w:t>
      </w:r>
      <w:r w:rsidDel="00000000" w:rsidR="00000000" w:rsidRPr="00000000">
        <w:rPr>
          <w:u w:val="single"/>
          <w:rtl w:val="0"/>
        </w:rPr>
        <w:t xml:space="preserve">is pumped down into/being pumped ....... making the oil</w:t>
      </w:r>
      <w:r w:rsidDel="00000000" w:rsidR="00000000" w:rsidRPr="00000000">
        <w:rPr>
          <w:rtl w:val="0"/>
        </w:rPr>
        <w:t xml:space="preserve"> </w:t>
      </w:r>
    </w:p>
    <w:p w:rsidR="00000000" w:rsidDel="00000000" w:rsidP="00000000" w:rsidRDefault="00000000" w:rsidRPr="00000000" w14:paraId="0000001C">
      <w:pPr>
        <w:numPr>
          <w:ilvl w:val="0"/>
          <w:numId w:val="28"/>
        </w:numPr>
        <w:ind w:left="720" w:hanging="360"/>
        <w:rPr>
          <w:u w:val="none"/>
        </w:rPr>
      </w:pPr>
      <w:r w:rsidDel="00000000" w:rsidR="00000000" w:rsidRPr="00000000">
        <w:rPr>
          <w:rtl w:val="0"/>
        </w:rPr>
        <w:t xml:space="preserve">and : replace "and" to "In addition"</w:t>
        <w:br w:type="textWrapping"/>
        <w:t xml:space="preserve">Not only but also : </w:t>
      </w:r>
      <w:r w:rsidDel="00000000" w:rsidR="00000000" w:rsidRPr="00000000">
        <w:rPr>
          <w:i w:val="1"/>
          <w:color w:val="ff9900"/>
          <w:rtl w:val="0"/>
        </w:rPr>
        <w:t xml:space="preserve">Not only V S but also S V</w:t>
      </w:r>
      <w:r w:rsidDel="00000000" w:rsidR="00000000" w:rsidRPr="00000000">
        <w:rPr>
          <w:rtl w:val="0"/>
        </w:rPr>
        <w:br w:type="textWrapping"/>
        <w:t xml:space="preserve">The researchers estimated that </w:t>
      </w:r>
      <w:r w:rsidDel="00000000" w:rsidR="00000000" w:rsidRPr="00000000">
        <w:rPr>
          <w:b w:val="1"/>
          <w:rtl w:val="0"/>
        </w:rPr>
        <w:t xml:space="preserve">not only</w:t>
      </w:r>
      <w:r w:rsidDel="00000000" w:rsidR="00000000" w:rsidRPr="00000000">
        <w:rPr>
          <w:rtl w:val="0"/>
        </w:rPr>
        <w:t xml:space="preserve"> could safe drinking water be provided ... </w:t>
      </w:r>
      <w:r w:rsidDel="00000000" w:rsidR="00000000" w:rsidRPr="00000000">
        <w:rPr>
          <w:b w:val="1"/>
          <w:rtl w:val="0"/>
        </w:rPr>
        <w:t xml:space="preserve">but</w:t>
      </w:r>
      <w:r w:rsidDel="00000000" w:rsidR="00000000" w:rsidRPr="00000000">
        <w:rPr>
          <w:rtl w:val="0"/>
        </w:rPr>
        <w:t xml:space="preserve"> production of the cartridges ... would </w:t>
      </w:r>
      <w:r w:rsidDel="00000000" w:rsidR="00000000" w:rsidRPr="00000000">
        <w:rPr>
          <w:b w:val="1"/>
          <w:rtl w:val="0"/>
        </w:rPr>
        <w:t xml:space="preserve">also</w:t>
      </w:r>
      <w:r w:rsidDel="00000000" w:rsidR="00000000" w:rsidRPr="00000000">
        <w:rPr>
          <w:rtl w:val="0"/>
        </w:rPr>
        <w:t xml:space="preserve"> create ...</w:t>
      </w:r>
    </w:p>
    <w:p w:rsidR="00000000" w:rsidDel="00000000" w:rsidP="00000000" w:rsidRDefault="00000000" w:rsidRPr="00000000" w14:paraId="0000001D">
      <w:pPr>
        <w:numPr>
          <w:ilvl w:val="0"/>
          <w:numId w:val="28"/>
        </w:numPr>
        <w:ind w:left="720" w:hanging="360"/>
        <w:rPr>
          <w:u w:val="none"/>
        </w:rPr>
      </w:pPr>
      <w:r w:rsidDel="00000000" w:rsidR="00000000" w:rsidRPr="00000000">
        <w:rPr>
          <w:rtl w:val="0"/>
        </w:rPr>
        <w:t xml:space="preserve">but : replace "but" to "However,"</w:t>
        <w:br w:type="textWrapping"/>
        <w:t xml:space="preserve">despite :</w:t>
        <w:br w:type="textWrapping"/>
      </w:r>
      <w:r w:rsidDel="00000000" w:rsidR="00000000" w:rsidRPr="00000000">
        <w:rPr>
          <w:b w:val="1"/>
          <w:rtl w:val="0"/>
        </w:rPr>
        <w:t xml:space="preserve">Despite</w:t>
      </w:r>
      <w:r w:rsidDel="00000000" w:rsidR="00000000" w:rsidRPr="00000000">
        <w:rPr>
          <w:rtl w:val="0"/>
        </w:rPr>
        <w:t xml:space="preserve"> poor management of even plentiful resources which can initiate a wave of ... and conflict, Australia can assist …</w:t>
        <w:br w:type="textWrapping"/>
        <w:t xml:space="preserve">Despite the fact that poor management …</w:t>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rFonts w:ascii="Calibri" w:cs="Calibri" w:eastAsia="Calibri" w:hAnsi="Calibri"/>
          <w:sz w:val="24"/>
          <w:szCs w:val="24"/>
        </w:rPr>
      </w:pPr>
      <w:bookmarkStart w:colFirst="0" w:colLast="0" w:name="_ygtxh8sqbogz" w:id="5"/>
      <w:bookmarkEnd w:id="5"/>
      <w:r w:rsidDel="00000000" w:rsidR="00000000" w:rsidRPr="00000000">
        <w:rPr>
          <w:rtl w:val="0"/>
        </w:rPr>
        <w:t xml:space="preserve">Task 5</w:t>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t xml:space="preserve">The Arctic National Wildlife </w:t>
      </w:r>
      <w:r w:rsidDel="00000000" w:rsidR="00000000" w:rsidRPr="00000000">
        <w:rPr>
          <w:rtl w:val="0"/>
        </w:rPr>
        <w:t xml:space="preserve">Refugee</w:t>
      </w:r>
      <w:r w:rsidDel="00000000" w:rsidR="00000000" w:rsidRPr="00000000">
        <w:rPr>
          <w:rtl w:val="0"/>
        </w:rPr>
        <w:t xml:space="preserve"> (ANWR), which covers more than 77000 sq.km. of widely uninhabited region, is the biggest wildlife refuge in the U.S.</w:t>
      </w:r>
    </w:p>
    <w:p w:rsidR="00000000" w:rsidDel="00000000" w:rsidP="00000000" w:rsidRDefault="00000000" w:rsidRPr="00000000" w14:paraId="00000021">
      <w:pPr>
        <w:spacing w:after="200" w:lineRule="auto"/>
        <w:rPr/>
      </w:pPr>
      <w:r w:rsidDel="00000000" w:rsidR="00000000" w:rsidRPr="00000000">
        <w:rPr>
          <w:rtl w:val="0"/>
        </w:rPr>
        <w:t xml:space="preserve">The region has been protected by law </w:t>
      </w:r>
      <w:r w:rsidDel="00000000" w:rsidR="00000000" w:rsidRPr="00000000">
        <w:rPr>
          <w:rtl w:val="0"/>
        </w:rPr>
        <w:t xml:space="preserve">since 1980</w:t>
      </w:r>
      <w:r w:rsidDel="00000000" w:rsidR="00000000" w:rsidRPr="00000000">
        <w:rPr>
          <w:rtl w:val="0"/>
        </w:rPr>
        <w:t xml:space="preserve">. However, </w:t>
      </w:r>
      <w:r w:rsidDel="00000000" w:rsidR="00000000" w:rsidRPr="00000000">
        <w:rPr>
          <w:rtl w:val="0"/>
        </w:rPr>
        <w:t xml:space="preserve">a 6100</w:t>
      </w:r>
      <w:r w:rsidDel="00000000" w:rsidR="00000000" w:rsidRPr="00000000">
        <w:rPr>
          <w:rtl w:val="0"/>
        </w:rPr>
        <w:t xml:space="preserve"> sq.km. </w:t>
      </w:r>
      <w:r w:rsidDel="00000000" w:rsidR="00000000" w:rsidRPr="00000000">
        <w:rPr>
          <w:rtl w:val="0"/>
        </w:rPr>
        <w:t xml:space="preserve">stretch</w:t>
      </w:r>
      <w:r w:rsidDel="00000000" w:rsidR="00000000" w:rsidRPr="00000000">
        <w:rPr>
          <w:rtl w:val="0"/>
        </w:rPr>
        <w:t xml:space="preserve"> of land along the coast – known as the 1002 Area – was portioned out for exploration of oil and gas. </w:t>
      </w:r>
    </w:p>
    <w:p w:rsidR="00000000" w:rsidDel="00000000" w:rsidP="00000000" w:rsidRDefault="00000000" w:rsidRPr="00000000" w14:paraId="00000022">
      <w:pPr>
        <w:spacing w:after="200" w:lineRule="auto"/>
        <w:rPr/>
      </w:pPr>
      <w:r w:rsidDel="00000000" w:rsidR="00000000" w:rsidRPr="00000000">
        <w:rPr>
          <w:rtl w:val="0"/>
        </w:rPr>
        <w:t xml:space="preserve">A study by the U.S. </w:t>
      </w:r>
      <w:r w:rsidDel="00000000" w:rsidR="00000000" w:rsidRPr="00000000">
        <w:rPr>
          <w:rtl w:val="0"/>
        </w:rPr>
        <w:t xml:space="preserve">Geological</w:t>
      </w:r>
      <w:r w:rsidDel="00000000" w:rsidR="00000000" w:rsidRPr="00000000">
        <w:rPr>
          <w:rtl w:val="0"/>
        </w:rPr>
        <w:t xml:space="preserve"> Survey showed estimated technically recoverable reserves from 4.3 to 11.8bn bbl of oil.</w:t>
      </w:r>
    </w:p>
    <w:p w:rsidR="00000000" w:rsidDel="00000000" w:rsidP="00000000" w:rsidRDefault="00000000" w:rsidRPr="00000000" w14:paraId="00000023">
      <w:pPr>
        <w:numPr>
          <w:ilvl w:val="0"/>
          <w:numId w:val="33"/>
        </w:numPr>
        <w:ind w:left="720" w:hanging="360"/>
        <w:rPr>
          <w:i w:val="1"/>
          <w:color w:val="666666"/>
          <w:u w:val="none"/>
        </w:rPr>
      </w:pPr>
      <w:r w:rsidDel="00000000" w:rsidR="00000000" w:rsidRPr="00000000">
        <w:rPr>
          <w:i w:val="1"/>
          <w:color w:val="666666"/>
          <w:u w:val="single"/>
          <w:rtl w:val="0"/>
        </w:rPr>
        <w:t xml:space="preserve">since 1980</w:t>
      </w:r>
      <w:r w:rsidDel="00000000" w:rsidR="00000000" w:rsidRPr="00000000">
        <w:rPr>
          <w:i w:val="1"/>
          <w:color w:val="666666"/>
          <w:rtl w:val="0"/>
        </w:rPr>
        <w:t xml:space="preserve"> can change the tense of sentence due to the subject</w:t>
      </w:r>
    </w:p>
    <w:p w:rsidR="00000000" w:rsidDel="00000000" w:rsidP="00000000" w:rsidRDefault="00000000" w:rsidRPr="00000000" w14:paraId="00000024">
      <w:pPr>
        <w:numPr>
          <w:ilvl w:val="0"/>
          <w:numId w:val="33"/>
        </w:numPr>
        <w:ind w:left="720" w:hanging="360"/>
        <w:rPr>
          <w:i w:val="1"/>
          <w:color w:val="666666"/>
          <w:u w:val="none"/>
        </w:rPr>
      </w:pPr>
      <w:r w:rsidDel="00000000" w:rsidR="00000000" w:rsidRPr="00000000">
        <w:rPr>
          <w:i w:val="1"/>
          <w:color w:val="666666"/>
          <w:rtl w:val="0"/>
        </w:rPr>
        <w:t xml:space="preserve">Beware of connector and capitalize – don't mistype</w:t>
      </w:r>
    </w:p>
    <w:p w:rsidR="00000000" w:rsidDel="00000000" w:rsidP="00000000" w:rsidRDefault="00000000" w:rsidRPr="00000000" w14:paraId="00000025">
      <w:pPr>
        <w:numPr>
          <w:ilvl w:val="0"/>
          <w:numId w:val="33"/>
        </w:numPr>
        <w:ind w:left="720" w:hanging="360"/>
        <w:rPr>
          <w:i w:val="1"/>
          <w:color w:val="666666"/>
          <w:u w:val="none"/>
        </w:rPr>
      </w:pPr>
      <w:r w:rsidDel="00000000" w:rsidR="00000000" w:rsidRPr="00000000">
        <w:rPr>
          <w:i w:val="1"/>
          <w:color w:val="666666"/>
          <w:rtl w:val="0"/>
        </w:rPr>
        <w:t xml:space="preserve">Try more to change active - passive</w:t>
      </w:r>
    </w:p>
    <w:p w:rsidR="00000000" w:rsidDel="00000000" w:rsidP="00000000" w:rsidRDefault="00000000" w:rsidRPr="00000000" w14:paraId="0000002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Key solution</w:t>
      </w:r>
    </w:p>
    <w:p w:rsidR="00000000" w:rsidDel="00000000" w:rsidP="00000000" w:rsidRDefault="00000000" w:rsidRPr="00000000" w14:paraId="00000027">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6188400" cy="12446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88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2stb8nlpv1fo"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pPr>
      <w:bookmarkStart w:colFirst="0" w:colLast="0" w:name="_ci26wii8vjv3" w:id="7"/>
      <w:bookmarkEnd w:id="7"/>
      <w:r w:rsidDel="00000000" w:rsidR="00000000" w:rsidRPr="00000000">
        <w:rPr>
          <w:rtl w:val="0"/>
        </w:rPr>
        <w:t xml:space="preserve">Task 6</w:t>
      </w:r>
    </w:p>
    <w:p w:rsidR="00000000" w:rsidDel="00000000" w:rsidP="00000000" w:rsidRDefault="00000000" w:rsidRPr="00000000" w14:paraId="0000002B">
      <w:pPr>
        <w:rPr/>
      </w:pPr>
      <w:r w:rsidDel="00000000" w:rsidR="00000000" w:rsidRPr="00000000">
        <w:rPr>
          <w:rtl w:val="0"/>
        </w:rPr>
        <w:t xml:space="preserve">Summary in 80-100 words</w:t>
      </w:r>
      <w:r w:rsidDel="00000000" w:rsidR="00000000" w:rsidRPr="00000000">
        <w:rPr>
          <w:rtl w:val="0"/>
        </w:rPr>
      </w:r>
    </w:p>
    <w:p w:rsidR="00000000" w:rsidDel="00000000" w:rsidP="00000000" w:rsidRDefault="00000000" w:rsidRPr="00000000" w14:paraId="0000002C">
      <w:pPr>
        <w:rPr/>
      </w:pPr>
      <w:hyperlink r:id="rId8">
        <w:r w:rsidDel="00000000" w:rsidR="00000000" w:rsidRPr="00000000">
          <w:rPr>
            <w:color w:val="0000ee"/>
            <w:u w:val="single"/>
            <w:shd w:fill="auto" w:val="clear"/>
            <w:rtl w:val="0"/>
          </w:rPr>
          <w:t xml:space="preserve">Task 6 Summary - Group 7</w:t>
        </w:r>
      </w:hyperlink>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drawing>
          <wp:inline distB="114300" distT="114300" distL="114300" distR="114300">
            <wp:extent cx="5443538" cy="2504027"/>
            <wp:effectExtent b="25400" l="25400" r="25400" t="254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43538" cy="2504027"/>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sjjwbbbwwwze" w:id="8"/>
      <w:bookmarkEnd w:id="8"/>
      <w:r w:rsidDel="00000000" w:rsidR="00000000" w:rsidRPr="00000000">
        <w:rPr>
          <w:rtl w:val="0"/>
        </w:rPr>
        <w:t xml:space="preserve">Task 7</w:t>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005388" cy="2053492"/>
            <wp:effectExtent b="25400" l="25400" r="25400" t="25400"/>
            <wp:docPr id="6" name="image7.png"/>
            <a:graphic>
              <a:graphicData uri="http://schemas.openxmlformats.org/drawingml/2006/picture">
                <pic:pic>
                  <pic:nvPicPr>
                    <pic:cNvPr id="0" name="image7.png"/>
                    <pic:cNvPicPr preferRelativeResize="0"/>
                  </pic:nvPicPr>
                  <pic:blipFill>
                    <a:blip r:embed="rId10"/>
                    <a:srcRect b="6097" l="2419" r="3225" t="20731"/>
                    <a:stretch>
                      <a:fillRect/>
                    </a:stretch>
                  </pic:blipFill>
                  <pic:spPr>
                    <a:xfrm>
                      <a:off x="0" y="0"/>
                      <a:ext cx="5005388" cy="2053492"/>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948113" cy="1958634"/>
            <wp:effectExtent b="25400" l="25400" r="25400" t="2540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48113" cy="1958634"/>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pStyle w:val="Heading2"/>
        <w:rPr/>
      </w:pPr>
      <w:bookmarkStart w:colFirst="0" w:colLast="0" w:name="_r0ybstyx09b6" w:id="9"/>
      <w:bookmarkEnd w:id="9"/>
      <w:r w:rsidDel="00000000" w:rsidR="00000000" w:rsidRPr="00000000">
        <w:rPr>
          <w:rtl w:val="0"/>
        </w:rPr>
        <w:t xml:space="preserve">Task 8</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rPr/>
      </w:pPr>
      <w:bookmarkStart w:colFirst="0" w:colLast="0" w:name="_3u8d1s1qur1x" w:id="10"/>
      <w:bookmarkEnd w:id="10"/>
      <w:r w:rsidDel="00000000" w:rsidR="00000000" w:rsidRPr="00000000">
        <w:rPr>
          <w:rtl w:val="0"/>
        </w:rPr>
        <w:t xml:space="preserve">Task 9</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scientists research security weaknesses and cyberattacks. </w:t>
      </w:r>
    </w:p>
    <w:p w:rsidR="00000000" w:rsidDel="00000000" w:rsidP="00000000" w:rsidRDefault="00000000" w:rsidRPr="00000000" w14:paraId="00000036">
      <w:pPr>
        <w:rPr/>
      </w:pPr>
      <w:r w:rsidDel="00000000" w:rsidR="00000000" w:rsidRPr="00000000">
        <w:rPr>
          <w:rtl w:val="0"/>
        </w:rPr>
        <w:t xml:space="preserve">Smart grid technology leads to both monitoring enhancement and chance of hacking. </w:t>
      </w:r>
    </w:p>
    <w:p w:rsidR="00000000" w:rsidDel="00000000" w:rsidP="00000000" w:rsidRDefault="00000000" w:rsidRPr="00000000" w14:paraId="00000037">
      <w:pPr>
        <w:rPr/>
      </w:pPr>
      <w:r w:rsidDel="00000000" w:rsidR="00000000" w:rsidRPr="00000000">
        <w:rPr>
          <w:rtl w:val="0"/>
        </w:rPr>
        <w:t xml:space="preserve">Due to the interconnectedness of the grid, where hackers target the control mechanism, can also cause enormous effects leading to blackouts, equipment failure and islanding.</w:t>
      </w:r>
    </w:p>
    <w:p w:rsidR="00000000" w:rsidDel="00000000" w:rsidP="00000000" w:rsidRDefault="00000000" w:rsidRPr="00000000" w14:paraId="00000038">
      <w:pPr>
        <w:rPr/>
      </w:pPr>
      <w:r w:rsidDel="00000000" w:rsidR="00000000" w:rsidRPr="00000000">
        <w:rPr>
          <w:rtl w:val="0"/>
        </w:rPr>
        <w:t xml:space="preserve">Consequently, t</w:t>
      </w:r>
      <w:r w:rsidDel="00000000" w:rsidR="00000000" w:rsidRPr="00000000">
        <w:rPr>
          <w:rtl w:val="0"/>
        </w:rPr>
        <w:t xml:space="preserve">he research has been organized to detect the performance and weaknesses of automated systems, using quantitative methods to increase power grids security and reliability.</w:t>
      </w:r>
    </w:p>
    <w:p w:rsidR="00000000" w:rsidDel="00000000" w:rsidP="00000000" w:rsidRDefault="00000000" w:rsidRPr="00000000" w14:paraId="00000039">
      <w:pPr>
        <w:rPr/>
      </w:pPr>
      <w:r w:rsidDel="00000000" w:rsidR="00000000" w:rsidRPr="00000000">
        <w:rPr>
          <w:rtl w:val="0"/>
        </w:rPr>
        <w:t xml:space="preserve">Furthermore, more ways to enhance the cybernet quality are improving specific regulations about infrastructure and adding cybersecurity insurance. (87 words)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4ugez08e6c9p" w:id="11"/>
      <w:bookmarkEnd w:id="11"/>
      <w:r w:rsidDel="00000000" w:rsidR="00000000" w:rsidRPr="00000000">
        <w:rPr>
          <w:rtl w:val="0"/>
        </w:rPr>
        <w:t xml:space="preserve">Unit 2: Definition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Grammar</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Prescriptive – by latin people</w:t>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Descriptive </w:t>
      </w:r>
    </w:p>
    <w:p w:rsidR="00000000" w:rsidDel="00000000" w:rsidP="00000000" w:rsidRDefault="00000000" w:rsidRPr="00000000" w14:paraId="00000042">
      <w:pPr>
        <w:pStyle w:val="Heading2"/>
        <w:rPr/>
      </w:pPr>
      <w:bookmarkStart w:colFirst="0" w:colLast="0" w:name="_ec1mz1u39pyt" w:id="12"/>
      <w:bookmarkEnd w:id="12"/>
      <w:r w:rsidDel="00000000" w:rsidR="00000000" w:rsidRPr="00000000">
        <w:rPr>
          <w:rtl w:val="0"/>
        </w:rPr>
        <w:t xml:space="preserve">Task 1</w:t>
      </w:r>
    </w:p>
    <w:p w:rsidR="00000000" w:rsidDel="00000000" w:rsidP="00000000" w:rsidRDefault="00000000" w:rsidRPr="00000000" w14:paraId="00000043">
      <w:pPr>
        <w:numPr>
          <w:ilvl w:val="0"/>
          <w:numId w:val="31"/>
        </w:numPr>
        <w:ind w:left="720" w:hanging="360"/>
        <w:rPr>
          <w:u w:val="none"/>
        </w:rPr>
      </w:pPr>
      <w:r w:rsidDel="00000000" w:rsidR="00000000" w:rsidRPr="00000000">
        <w:rPr>
          <w:rtl w:val="0"/>
        </w:rPr>
        <w:t xml:space="preserve">Logistics is the process which involves transferring goods through manufacture, storage and transportation.</w:t>
      </w:r>
    </w:p>
    <w:p w:rsidR="00000000" w:rsidDel="00000000" w:rsidP="00000000" w:rsidRDefault="00000000" w:rsidRPr="00000000" w14:paraId="00000044">
      <w:pPr>
        <w:numPr>
          <w:ilvl w:val="0"/>
          <w:numId w:val="31"/>
        </w:numPr>
        <w:ind w:left="720" w:hanging="360"/>
        <w:rPr>
          <w:u w:val="none"/>
        </w:rPr>
      </w:pPr>
      <w:r w:rsidDel="00000000" w:rsidR="00000000" w:rsidRPr="00000000">
        <w:rPr>
          <w:rtl w:val="0"/>
        </w:rPr>
        <w:t xml:space="preserve">A chief operations officer is the person who is in charge of operations.</w:t>
      </w:r>
    </w:p>
    <w:p w:rsidR="00000000" w:rsidDel="00000000" w:rsidP="00000000" w:rsidRDefault="00000000" w:rsidRPr="00000000" w14:paraId="00000045">
      <w:pPr>
        <w:numPr>
          <w:ilvl w:val="0"/>
          <w:numId w:val="31"/>
        </w:numPr>
        <w:ind w:left="720" w:hanging="360"/>
        <w:rPr>
          <w:u w:val="none"/>
        </w:rPr>
      </w:pPr>
      <w:r w:rsidDel="00000000" w:rsidR="00000000" w:rsidRPr="00000000">
        <w:rPr>
          <w:rtl w:val="0"/>
        </w:rPr>
        <w:t xml:space="preserve">Copper is a substance which is easily shaped, and allows heat and electricity to pass through.</w:t>
        <w:br w:type="textWrapping"/>
        <w:t xml:space="preserve">Copper is a substance </w:t>
      </w:r>
      <w:r w:rsidDel="00000000" w:rsidR="00000000" w:rsidRPr="00000000">
        <w:rPr>
          <w:u w:val="single"/>
          <w:rtl w:val="0"/>
        </w:rPr>
        <w:t xml:space="preserve">easily shaped, allowing</w:t>
      </w:r>
      <w:r w:rsidDel="00000000" w:rsidR="00000000" w:rsidRPr="00000000">
        <w:rPr>
          <w:rtl w:val="0"/>
        </w:rPr>
        <w:t xml:space="preserve"> heat and electricity to pass through.</w:t>
      </w:r>
    </w:p>
    <w:p w:rsidR="00000000" w:rsidDel="00000000" w:rsidP="00000000" w:rsidRDefault="00000000" w:rsidRPr="00000000" w14:paraId="00000046">
      <w:pPr>
        <w:numPr>
          <w:ilvl w:val="0"/>
          <w:numId w:val="31"/>
        </w:numPr>
        <w:ind w:left="720" w:hanging="360"/>
        <w:rPr>
          <w:u w:val="none"/>
        </w:rPr>
      </w:pPr>
      <w:r w:rsidDel="00000000" w:rsidR="00000000" w:rsidRPr="00000000">
        <w:rPr>
          <w:rtl w:val="0"/>
        </w:rPr>
        <w:t xml:space="preserve">General Motors is a company where automobiles are manufactured.</w:t>
      </w:r>
    </w:p>
    <w:p w:rsidR="00000000" w:rsidDel="00000000" w:rsidP="00000000" w:rsidRDefault="00000000" w:rsidRPr="00000000" w14:paraId="00000047">
      <w:pPr>
        <w:numPr>
          <w:ilvl w:val="0"/>
          <w:numId w:val="31"/>
        </w:numPr>
        <w:ind w:left="720" w:hanging="360"/>
        <w:rPr>
          <w:u w:val="none"/>
        </w:rPr>
      </w:pPr>
      <w:r w:rsidDel="00000000" w:rsidR="00000000" w:rsidRPr="00000000">
        <w:rPr>
          <w:rtl w:val="0"/>
        </w:rPr>
        <w:t xml:space="preserve">A generator is a machine which produces electricity.</w:t>
      </w:r>
    </w:p>
    <w:p w:rsidR="00000000" w:rsidDel="00000000" w:rsidP="00000000" w:rsidRDefault="00000000" w:rsidRPr="00000000" w14:paraId="00000048">
      <w:pPr>
        <w:numPr>
          <w:ilvl w:val="0"/>
          <w:numId w:val="31"/>
        </w:numPr>
        <w:ind w:left="720" w:hanging="360"/>
        <w:rPr>
          <w:u w:val="none"/>
        </w:rPr>
      </w:pPr>
      <w:r w:rsidDel="00000000" w:rsidR="00000000" w:rsidRPr="00000000">
        <w:rPr>
          <w:rtl w:val="0"/>
        </w:rPr>
        <w:t xml:space="preserve">An engineer is a person who designs machines, buildings or public works.</w:t>
      </w:r>
    </w:p>
    <w:p w:rsidR="00000000" w:rsidDel="00000000" w:rsidP="00000000" w:rsidRDefault="00000000" w:rsidRPr="00000000" w14:paraId="00000049">
      <w:pPr>
        <w:numPr>
          <w:ilvl w:val="0"/>
          <w:numId w:val="31"/>
        </w:numPr>
        <w:ind w:left="720" w:hanging="360"/>
        <w:rPr>
          <w:u w:val="none"/>
        </w:rPr>
      </w:pPr>
      <w:r w:rsidDel="00000000" w:rsidR="00000000" w:rsidRPr="00000000">
        <w:rPr>
          <w:rtl w:val="0"/>
        </w:rPr>
        <w:t xml:space="preserve">Gravity is the force which attracts bodies toward the center of the earth</w:t>
      </w:r>
    </w:p>
    <w:p w:rsidR="00000000" w:rsidDel="00000000" w:rsidP="00000000" w:rsidRDefault="00000000" w:rsidRPr="00000000" w14:paraId="0000004A">
      <w:pPr>
        <w:rPr>
          <w:i w:val="1"/>
          <w:color w:val="ff9900"/>
        </w:rPr>
      </w:pPr>
      <w:r w:rsidDel="00000000" w:rsidR="00000000" w:rsidRPr="00000000">
        <w:rPr>
          <w:i w:val="1"/>
          <w:color w:val="ff9900"/>
          <w:rtl w:val="0"/>
        </w:rPr>
        <w:t xml:space="preserve">Beware of tense</w:t>
      </w:r>
    </w:p>
    <w:p w:rsidR="00000000" w:rsidDel="00000000" w:rsidP="00000000" w:rsidRDefault="00000000" w:rsidRPr="00000000" w14:paraId="0000004B">
      <w:pPr>
        <w:pStyle w:val="Heading2"/>
        <w:rPr/>
      </w:pPr>
      <w:bookmarkStart w:colFirst="0" w:colLast="0" w:name="_uaiv1a329vhg" w:id="13"/>
      <w:bookmarkEnd w:id="13"/>
      <w:r w:rsidDel="00000000" w:rsidR="00000000" w:rsidRPr="00000000">
        <w:rPr>
          <w:rtl w:val="0"/>
        </w:rPr>
        <w:t xml:space="preserve">Task 2</w:t>
      </w:r>
    </w:p>
    <w:p w:rsidR="00000000" w:rsidDel="00000000" w:rsidP="00000000" w:rsidRDefault="00000000" w:rsidRPr="00000000" w14:paraId="0000004C">
      <w:pPr>
        <w:numPr>
          <w:ilvl w:val="0"/>
          <w:numId w:val="10"/>
        </w:numPr>
        <w:ind w:left="720" w:hanging="360"/>
      </w:pPr>
      <w:r w:rsidDel="00000000" w:rsidR="00000000" w:rsidRPr="00000000">
        <w:rPr>
          <w:rtl w:val="0"/>
        </w:rPr>
        <w:t xml:space="preserve">An adhesive is a material which bonds the surfaces of two other materials.</w:t>
      </w:r>
    </w:p>
    <w:p w:rsidR="00000000" w:rsidDel="00000000" w:rsidP="00000000" w:rsidRDefault="00000000" w:rsidRPr="00000000" w14:paraId="0000004D">
      <w:pPr>
        <w:numPr>
          <w:ilvl w:val="0"/>
          <w:numId w:val="10"/>
        </w:numPr>
        <w:ind w:left="720" w:hanging="360"/>
      </w:pPr>
      <w:r w:rsidDel="00000000" w:rsidR="00000000" w:rsidRPr="00000000">
        <w:rPr>
          <w:rtl w:val="0"/>
        </w:rPr>
        <w:t xml:space="preserve">Brazing is a metal joining technique which uses a molten filler metal alloy having a melting temperature greater than about 425 °C.</w:t>
      </w:r>
    </w:p>
    <w:p w:rsidR="00000000" w:rsidDel="00000000" w:rsidP="00000000" w:rsidRDefault="00000000" w:rsidRPr="00000000" w14:paraId="0000004E">
      <w:pPr>
        <w:numPr>
          <w:ilvl w:val="0"/>
          <w:numId w:val="10"/>
        </w:numPr>
        <w:ind w:left="720" w:hanging="360"/>
      </w:pPr>
      <w:r w:rsidDel="00000000" w:rsidR="00000000" w:rsidRPr="00000000">
        <w:rPr>
          <w:rtl w:val="0"/>
        </w:rPr>
        <w:t xml:space="preserve">Drawing is a deformation technique which is used to fabricate metal wire and tubing.</w:t>
      </w:r>
    </w:p>
    <w:p w:rsidR="00000000" w:rsidDel="00000000" w:rsidP="00000000" w:rsidRDefault="00000000" w:rsidRPr="00000000" w14:paraId="0000004F">
      <w:pPr>
        <w:numPr>
          <w:ilvl w:val="0"/>
          <w:numId w:val="10"/>
        </w:numPr>
        <w:ind w:left="720" w:hanging="360"/>
      </w:pPr>
      <w:r w:rsidDel="00000000" w:rsidR="00000000" w:rsidRPr="00000000">
        <w:rPr>
          <w:rtl w:val="0"/>
        </w:rPr>
        <w:t xml:space="preserve">An elastomer is a polymeric material which may experience large and reversible elastic deformation</w:t>
      </w:r>
    </w:p>
    <w:p w:rsidR="00000000" w:rsidDel="00000000" w:rsidP="00000000" w:rsidRDefault="00000000" w:rsidRPr="00000000" w14:paraId="00000050">
      <w:pPr>
        <w:numPr>
          <w:ilvl w:val="0"/>
          <w:numId w:val="10"/>
        </w:numPr>
        <w:ind w:left="720" w:hanging="360"/>
      </w:pPr>
      <w:r w:rsidDel="00000000" w:rsidR="00000000" w:rsidRPr="00000000">
        <w:rPr>
          <w:rtl w:val="0"/>
        </w:rPr>
        <w:t xml:space="preserve">Concrete is a composite material which consists of aggregate particles bound together in a solid body by cement</w:t>
      </w:r>
    </w:p>
    <w:p w:rsidR="00000000" w:rsidDel="00000000" w:rsidP="00000000" w:rsidRDefault="00000000" w:rsidRPr="00000000" w14:paraId="00000051">
      <w:pPr>
        <w:pStyle w:val="Heading2"/>
        <w:rPr/>
      </w:pPr>
      <w:bookmarkStart w:colFirst="0" w:colLast="0" w:name="_b50xpquowt7h" w:id="14"/>
      <w:bookmarkEnd w:id="14"/>
      <w:r w:rsidDel="00000000" w:rsidR="00000000" w:rsidRPr="00000000">
        <w:rPr>
          <w:rtl w:val="0"/>
        </w:rPr>
        <w:t xml:space="preserve">Task 3</w:t>
      </w:r>
      <w:r w:rsidDel="00000000" w:rsidR="00000000" w:rsidRPr="00000000">
        <w:rPr>
          <w:rtl w:val="0"/>
        </w:rPr>
      </w:r>
    </w:p>
    <w:p w:rsidR="00000000" w:rsidDel="00000000" w:rsidP="00000000" w:rsidRDefault="00000000" w:rsidRPr="00000000" w14:paraId="00000052">
      <w:pPr>
        <w:numPr>
          <w:ilvl w:val="0"/>
          <w:numId w:val="26"/>
        </w:numPr>
        <w:ind w:left="720" w:hanging="360"/>
        <w:rPr>
          <w:u w:val="none"/>
        </w:rPr>
      </w:pPr>
      <w:r w:rsidDel="00000000" w:rsidR="00000000" w:rsidRPr="00000000">
        <w:rPr>
          <w:rtl w:val="0"/>
        </w:rPr>
        <w:t xml:space="preserve">An alumino-thermic weld is a butt welding process</w:t>
      </w:r>
      <w:r w:rsidDel="00000000" w:rsidR="00000000" w:rsidRPr="00000000">
        <w:rPr>
          <w:u w:val="single"/>
          <w:rtl w:val="0"/>
        </w:rPr>
        <w:t xml:space="preserve"> by which (whereby)</w:t>
      </w:r>
      <w:r w:rsidDel="00000000" w:rsidR="00000000" w:rsidRPr="00000000">
        <w:rPr>
          <w:rtl w:val="0"/>
        </w:rPr>
        <w:t xml:space="preserve"> two rails are joined permanently.</w:t>
      </w:r>
    </w:p>
    <w:p w:rsidR="00000000" w:rsidDel="00000000" w:rsidP="00000000" w:rsidRDefault="00000000" w:rsidRPr="00000000" w14:paraId="00000053">
      <w:pPr>
        <w:numPr>
          <w:ilvl w:val="0"/>
          <w:numId w:val="26"/>
        </w:numPr>
        <w:ind w:left="720" w:hanging="360"/>
        <w:rPr>
          <w:u w:val="none"/>
        </w:rPr>
      </w:pPr>
      <w:r w:rsidDel="00000000" w:rsidR="00000000" w:rsidRPr="00000000">
        <w:rPr>
          <w:rtl w:val="0"/>
        </w:rPr>
        <w:t xml:space="preserve">A clevis is a U-shaped piece with holes </w:t>
      </w:r>
      <w:r w:rsidDel="00000000" w:rsidR="00000000" w:rsidRPr="00000000">
        <w:rPr>
          <w:u w:val="single"/>
          <w:rtl w:val="0"/>
        </w:rPr>
        <w:t xml:space="preserve">through which</w:t>
      </w:r>
      <w:r w:rsidDel="00000000" w:rsidR="00000000" w:rsidRPr="00000000">
        <w:rPr>
          <w:rtl w:val="0"/>
        </w:rPr>
        <w:t xml:space="preserve"> a pin or bolt is run.</w:t>
      </w:r>
    </w:p>
    <w:p w:rsidR="00000000" w:rsidDel="00000000" w:rsidP="00000000" w:rsidRDefault="00000000" w:rsidRPr="00000000" w14:paraId="00000054">
      <w:pPr>
        <w:numPr>
          <w:ilvl w:val="0"/>
          <w:numId w:val="26"/>
        </w:numPr>
        <w:ind w:left="720" w:hanging="360"/>
        <w:rPr>
          <w:u w:val="none"/>
        </w:rPr>
      </w:pPr>
      <w:r w:rsidDel="00000000" w:rsidR="00000000" w:rsidRPr="00000000">
        <w:rPr>
          <w:rtl w:val="0"/>
        </w:rPr>
        <w:t xml:space="preserve">A face is the exposed area of a coal bed </w:t>
      </w:r>
      <w:r w:rsidDel="00000000" w:rsidR="00000000" w:rsidRPr="00000000">
        <w:rPr>
          <w:u w:val="single"/>
          <w:rtl w:val="0"/>
        </w:rPr>
        <w:t xml:space="preserve">from which</w:t>
      </w:r>
      <w:r w:rsidDel="00000000" w:rsidR="00000000" w:rsidRPr="00000000">
        <w:rPr>
          <w:rtl w:val="0"/>
        </w:rPr>
        <w:t xml:space="preserve"> coal is extracted.</w:t>
      </w:r>
    </w:p>
    <w:p w:rsidR="00000000" w:rsidDel="00000000" w:rsidP="00000000" w:rsidRDefault="00000000" w:rsidRPr="00000000" w14:paraId="00000055">
      <w:pPr>
        <w:numPr>
          <w:ilvl w:val="0"/>
          <w:numId w:val="26"/>
        </w:numPr>
        <w:ind w:left="720" w:hanging="360"/>
        <w:rPr>
          <w:u w:val="none"/>
        </w:rPr>
      </w:pPr>
      <w:r w:rsidDel="00000000" w:rsidR="00000000" w:rsidRPr="00000000">
        <w:rPr>
          <w:rtl w:val="0"/>
        </w:rPr>
        <w:t xml:space="preserve">A roughing stand is the first rolling stand </w:t>
      </w:r>
      <w:r w:rsidDel="00000000" w:rsidR="00000000" w:rsidRPr="00000000">
        <w:rPr>
          <w:u w:val="single"/>
          <w:rtl w:val="0"/>
        </w:rPr>
        <w:t xml:space="preserve">through which</w:t>
      </w:r>
      <w:r w:rsidDel="00000000" w:rsidR="00000000" w:rsidRPr="00000000">
        <w:rPr>
          <w:rtl w:val="0"/>
        </w:rPr>
        <w:t xml:space="preserve"> metal passes during hot rolling.</w:t>
      </w:r>
    </w:p>
    <w:p w:rsidR="00000000" w:rsidDel="00000000" w:rsidP="00000000" w:rsidRDefault="00000000" w:rsidRPr="00000000" w14:paraId="00000056">
      <w:pPr>
        <w:numPr>
          <w:ilvl w:val="0"/>
          <w:numId w:val="26"/>
        </w:numPr>
        <w:ind w:left="720" w:hanging="360"/>
        <w:rPr>
          <w:u w:val="none"/>
        </w:rPr>
      </w:pPr>
      <w:r w:rsidDel="00000000" w:rsidR="00000000" w:rsidRPr="00000000">
        <w:rPr>
          <w:rtl w:val="0"/>
        </w:rPr>
        <w:t xml:space="preserve">A magnetic pole is the area, </w:t>
      </w:r>
      <w:r w:rsidDel="00000000" w:rsidR="00000000" w:rsidRPr="00000000">
        <w:rPr>
          <w:u w:val="single"/>
          <w:rtl w:val="0"/>
        </w:rPr>
        <w:t xml:space="preserve">at which</w:t>
      </w:r>
      <w:r w:rsidDel="00000000" w:rsidR="00000000" w:rsidRPr="00000000">
        <w:rPr>
          <w:rtl w:val="0"/>
        </w:rPr>
        <w:t xml:space="preserve"> magnetic field leaves or enters the part, on a magnetized part.</w:t>
      </w:r>
    </w:p>
    <w:p w:rsidR="00000000" w:rsidDel="00000000" w:rsidP="00000000" w:rsidRDefault="00000000" w:rsidRPr="00000000" w14:paraId="00000057">
      <w:pPr>
        <w:numPr>
          <w:ilvl w:val="0"/>
          <w:numId w:val="26"/>
        </w:numPr>
        <w:ind w:left="720" w:hanging="360"/>
        <w:rPr>
          <w:u w:val="none"/>
        </w:rPr>
      </w:pPr>
      <w:r w:rsidDel="00000000" w:rsidR="00000000" w:rsidRPr="00000000">
        <w:rPr>
          <w:rtl w:val="0"/>
        </w:rPr>
        <w:t xml:space="preserve">A robbed out area is the part of a mine </w:t>
      </w:r>
      <w:r w:rsidDel="00000000" w:rsidR="00000000" w:rsidRPr="00000000">
        <w:rPr>
          <w:u w:val="single"/>
          <w:rtl w:val="0"/>
        </w:rPr>
        <w:t xml:space="preserve">from which</w:t>
      </w:r>
      <w:r w:rsidDel="00000000" w:rsidR="00000000" w:rsidRPr="00000000">
        <w:rPr>
          <w:rtl w:val="0"/>
        </w:rPr>
        <w:t xml:space="preserve"> the pillars have been removed.</w:t>
      </w:r>
    </w:p>
    <w:p w:rsidR="00000000" w:rsidDel="00000000" w:rsidP="00000000" w:rsidRDefault="00000000" w:rsidRPr="00000000" w14:paraId="00000058">
      <w:pPr>
        <w:numPr>
          <w:ilvl w:val="0"/>
          <w:numId w:val="26"/>
        </w:numPr>
        <w:ind w:left="720" w:hanging="360"/>
        <w:rPr>
          <w:u w:val="none"/>
        </w:rPr>
      </w:pPr>
      <w:r w:rsidDel="00000000" w:rsidR="00000000" w:rsidRPr="00000000">
        <w:rPr>
          <w:rtl w:val="0"/>
        </w:rPr>
        <w:t xml:space="preserve">A bridge strike is an incident </w:t>
      </w:r>
      <w:r w:rsidDel="00000000" w:rsidR="00000000" w:rsidRPr="00000000">
        <w:rPr>
          <w:u w:val="single"/>
          <w:rtl w:val="0"/>
        </w:rPr>
        <w:t xml:space="preserve">in which</w:t>
      </w:r>
      <w:r w:rsidDel="00000000" w:rsidR="00000000" w:rsidRPr="00000000">
        <w:rPr>
          <w:rtl w:val="0"/>
        </w:rPr>
        <w:t xml:space="preserve"> a road vehicle or its load (or a vessel in navigable waters) collides with.</w:t>
      </w:r>
    </w:p>
    <w:p w:rsidR="00000000" w:rsidDel="00000000" w:rsidP="00000000" w:rsidRDefault="00000000" w:rsidRPr="00000000" w14:paraId="00000059">
      <w:pPr>
        <w:numPr>
          <w:ilvl w:val="0"/>
          <w:numId w:val="26"/>
        </w:numPr>
        <w:ind w:left="720" w:hanging="360"/>
        <w:rPr>
          <w:u w:val="none"/>
        </w:rPr>
      </w:pPr>
      <w:r w:rsidDel="00000000" w:rsidR="00000000" w:rsidRPr="00000000">
        <w:rPr>
          <w:rtl w:val="0"/>
        </w:rPr>
        <w:t xml:space="preserve">The autoignition temperature of a substance is the lowest temperature </w:t>
      </w:r>
      <w:r w:rsidDel="00000000" w:rsidR="00000000" w:rsidRPr="00000000">
        <w:rPr>
          <w:u w:val="single"/>
          <w:rtl w:val="0"/>
        </w:rPr>
        <w:t xml:space="preserve">at which</w:t>
      </w:r>
      <w:r w:rsidDel="00000000" w:rsidR="00000000" w:rsidRPr="00000000">
        <w:rPr>
          <w:rtl w:val="0"/>
        </w:rPr>
        <w:t xml:space="preserve"> the substance will ignite in a normal atmosphere without an external source of ignition such as a flame or a spark.</w:t>
      </w:r>
    </w:p>
    <w:p w:rsidR="00000000" w:rsidDel="00000000" w:rsidP="00000000" w:rsidRDefault="00000000" w:rsidRPr="00000000" w14:paraId="0000005A">
      <w:pPr>
        <w:numPr>
          <w:ilvl w:val="0"/>
          <w:numId w:val="26"/>
        </w:numPr>
        <w:ind w:left="720" w:hanging="360"/>
        <w:rPr>
          <w:u w:val="none"/>
        </w:rPr>
      </w:pPr>
      <w:r w:rsidDel="00000000" w:rsidR="00000000" w:rsidRPr="00000000">
        <w:rPr>
          <w:rtl w:val="0"/>
        </w:rPr>
        <w:t xml:space="preserve">An electrolytic tin plate is light-gauge, low-carbon, cold reduced steel </w:t>
      </w:r>
      <w:r w:rsidDel="00000000" w:rsidR="00000000" w:rsidRPr="00000000">
        <w:rPr>
          <w:u w:val="single"/>
          <w:rtl w:val="0"/>
        </w:rPr>
        <w:t xml:space="preserve">on which</w:t>
      </w:r>
      <w:r w:rsidDel="00000000" w:rsidR="00000000" w:rsidRPr="00000000">
        <w:rPr>
          <w:rtl w:val="0"/>
        </w:rPr>
        <w:t xml:space="preserve"> tin has been deposited.</w:t>
      </w:r>
    </w:p>
    <w:p w:rsidR="00000000" w:rsidDel="00000000" w:rsidP="00000000" w:rsidRDefault="00000000" w:rsidRPr="00000000" w14:paraId="0000005B">
      <w:pPr>
        <w:numPr>
          <w:ilvl w:val="0"/>
          <w:numId w:val="26"/>
        </w:numPr>
        <w:ind w:left="720" w:hanging="360"/>
      </w:pPr>
      <w:r w:rsidDel="00000000" w:rsidR="00000000" w:rsidRPr="00000000">
        <w:rPr>
          <w:rtl w:val="0"/>
        </w:rPr>
        <w:t xml:space="preserve">An interlaced track is a track </w:t>
      </w:r>
      <w:r w:rsidDel="00000000" w:rsidR="00000000" w:rsidRPr="00000000">
        <w:rPr>
          <w:u w:val="single"/>
          <w:rtl w:val="0"/>
        </w:rPr>
        <w:t xml:space="preserve">into which</w:t>
      </w:r>
      <w:r w:rsidDel="00000000" w:rsidR="00000000" w:rsidRPr="00000000">
        <w:rPr>
          <w:rtl w:val="0"/>
        </w:rPr>
        <w:t xml:space="preserve"> a second track is incorporated to permit two-way working within a restricted width without the need to install switches.</w:t>
      </w:r>
    </w:p>
    <w:p w:rsidR="00000000" w:rsidDel="00000000" w:rsidP="00000000" w:rsidRDefault="00000000" w:rsidRPr="00000000" w14:paraId="0000005C">
      <w:pPr>
        <w:pStyle w:val="Heading2"/>
        <w:rPr/>
      </w:pPr>
      <w:bookmarkStart w:colFirst="0" w:colLast="0" w:name="_wa8dsf18nwth" w:id="15"/>
      <w:bookmarkEnd w:id="15"/>
      <w:r w:rsidDel="00000000" w:rsidR="00000000" w:rsidRPr="00000000">
        <w:rPr>
          <w:rtl w:val="0"/>
        </w:rPr>
        <w:t xml:space="preserve">Task 4</w:t>
      </w:r>
    </w:p>
    <w:p w:rsidR="00000000" w:rsidDel="00000000" w:rsidP="00000000" w:rsidRDefault="00000000" w:rsidRPr="00000000" w14:paraId="0000005D">
      <w:pPr>
        <w:numPr>
          <w:ilvl w:val="0"/>
          <w:numId w:val="12"/>
        </w:numPr>
        <w:ind w:left="720" w:hanging="360"/>
        <w:rPr/>
      </w:pPr>
      <w:r w:rsidDel="00000000" w:rsidR="00000000" w:rsidRPr="00000000">
        <w:rPr>
          <w:rtl w:val="0"/>
        </w:rPr>
        <w:t xml:space="preserve">with</w:t>
      </w:r>
    </w:p>
    <w:p w:rsidR="00000000" w:rsidDel="00000000" w:rsidP="00000000" w:rsidRDefault="00000000" w:rsidRPr="00000000" w14:paraId="0000005E">
      <w:pPr>
        <w:numPr>
          <w:ilvl w:val="0"/>
          <w:numId w:val="12"/>
        </w:numPr>
        <w:ind w:left="720" w:hanging="360"/>
        <w:rPr/>
      </w:pPr>
      <w:r w:rsidDel="00000000" w:rsidR="00000000" w:rsidRPr="00000000">
        <w:rPr>
          <w:rtl w:val="0"/>
        </w:rPr>
        <w:t xml:space="preserve">in</w:t>
      </w:r>
      <w:r w:rsidDel="00000000" w:rsidR="00000000" w:rsidRPr="00000000">
        <w:rPr>
          <w:rtl w:val="0"/>
        </w:rPr>
      </w:r>
    </w:p>
    <w:p w:rsidR="00000000" w:rsidDel="00000000" w:rsidP="00000000" w:rsidRDefault="00000000" w:rsidRPr="00000000" w14:paraId="0000005F">
      <w:pPr>
        <w:numPr>
          <w:ilvl w:val="0"/>
          <w:numId w:val="12"/>
        </w:numPr>
        <w:ind w:left="720" w:hanging="360"/>
        <w:rPr/>
      </w:pPr>
      <w:r w:rsidDel="00000000" w:rsidR="00000000" w:rsidRPr="00000000">
        <w:rPr>
          <w:rtl w:val="0"/>
        </w:rPr>
        <w:t xml:space="preserve">by</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by</w:t>
      </w:r>
    </w:p>
    <w:p w:rsidR="00000000" w:rsidDel="00000000" w:rsidP="00000000" w:rsidRDefault="00000000" w:rsidRPr="00000000" w14:paraId="00000061">
      <w:pPr>
        <w:numPr>
          <w:ilvl w:val="0"/>
          <w:numId w:val="12"/>
        </w:numPr>
        <w:ind w:left="720" w:hanging="360"/>
        <w:rPr/>
      </w:pPr>
      <w:r w:rsidDel="00000000" w:rsidR="00000000" w:rsidRPr="00000000">
        <w:rPr>
          <w:rtl w:val="0"/>
        </w:rPr>
        <w:t xml:space="preserve">in</w:t>
      </w:r>
    </w:p>
    <w:p w:rsidR="00000000" w:rsidDel="00000000" w:rsidP="00000000" w:rsidRDefault="00000000" w:rsidRPr="00000000" w14:paraId="00000062">
      <w:pPr>
        <w:numPr>
          <w:ilvl w:val="0"/>
          <w:numId w:val="12"/>
        </w:numPr>
        <w:ind w:left="720" w:hanging="360"/>
        <w:rPr/>
      </w:pPr>
      <w:r w:rsidDel="00000000" w:rsidR="00000000" w:rsidRPr="00000000">
        <w:rPr>
          <w:rtl w:val="0"/>
        </w:rPr>
        <w:t xml:space="preserve">through (pass through) , X (pass+obj)</w:t>
      </w:r>
    </w:p>
    <w:p w:rsidR="00000000" w:rsidDel="00000000" w:rsidP="00000000" w:rsidRDefault="00000000" w:rsidRPr="00000000" w14:paraId="00000063">
      <w:pPr>
        <w:numPr>
          <w:ilvl w:val="0"/>
          <w:numId w:val="12"/>
        </w:numPr>
        <w:ind w:left="720" w:hanging="360"/>
        <w:rPr/>
      </w:pPr>
      <w:r w:rsidDel="00000000" w:rsidR="00000000" w:rsidRPr="00000000">
        <w:rPr>
          <w:rtl w:val="0"/>
        </w:rPr>
        <w:t xml:space="preserve">X</w:t>
      </w:r>
    </w:p>
    <w:p w:rsidR="00000000" w:rsidDel="00000000" w:rsidP="00000000" w:rsidRDefault="00000000" w:rsidRPr="00000000" w14:paraId="00000064">
      <w:pPr>
        <w:numPr>
          <w:ilvl w:val="0"/>
          <w:numId w:val="12"/>
        </w:numPr>
        <w:ind w:left="720" w:hanging="360"/>
        <w:rPr/>
      </w:pPr>
      <w:r w:rsidDel="00000000" w:rsidR="00000000" w:rsidRPr="00000000">
        <w:rPr>
          <w:rtl w:val="0"/>
        </w:rPr>
        <w:t xml:space="preserve">X</w:t>
      </w:r>
    </w:p>
    <w:p w:rsidR="00000000" w:rsidDel="00000000" w:rsidP="00000000" w:rsidRDefault="00000000" w:rsidRPr="00000000" w14:paraId="00000065">
      <w:pPr>
        <w:numPr>
          <w:ilvl w:val="0"/>
          <w:numId w:val="12"/>
        </w:numPr>
        <w:ind w:left="720" w:hanging="360"/>
      </w:pPr>
      <w:r w:rsidDel="00000000" w:rsidR="00000000" w:rsidRPr="00000000">
        <w:rPr>
          <w:rtl w:val="0"/>
        </w:rPr>
        <w:t xml:space="preserve">through (pass through) , X (pass+obj)</w:t>
      </w:r>
    </w:p>
    <w:p w:rsidR="00000000" w:rsidDel="00000000" w:rsidP="00000000" w:rsidRDefault="00000000" w:rsidRPr="00000000" w14:paraId="00000066">
      <w:pPr>
        <w:numPr>
          <w:ilvl w:val="0"/>
          <w:numId w:val="12"/>
        </w:numPr>
        <w:ind w:left="720" w:hanging="360"/>
        <w:rPr/>
      </w:pPr>
      <w:r w:rsidDel="00000000" w:rsidR="00000000" w:rsidRPr="00000000">
        <w:rPr>
          <w:rtl w:val="0"/>
        </w:rPr>
        <w:t xml:space="preserve">by</w:t>
      </w:r>
      <w:r w:rsidDel="00000000" w:rsidR="00000000" w:rsidRPr="00000000">
        <w:rPr>
          <w:rtl w:val="0"/>
        </w:rPr>
      </w:r>
    </w:p>
    <w:p w:rsidR="00000000" w:rsidDel="00000000" w:rsidP="00000000" w:rsidRDefault="00000000" w:rsidRPr="00000000" w14:paraId="00000067">
      <w:pPr>
        <w:numPr>
          <w:ilvl w:val="0"/>
          <w:numId w:val="12"/>
        </w:numPr>
        <w:ind w:left="720" w:hanging="360"/>
        <w:rPr>
          <w:u w:val="none"/>
        </w:rPr>
      </w:pPr>
      <w:r w:rsidDel="00000000" w:rsidR="00000000" w:rsidRPr="00000000">
        <w:rPr>
          <w:rtl w:val="0"/>
        </w:rPr>
        <w:t xml:space="preserve">at</w:t>
      </w:r>
      <w:r w:rsidDel="00000000" w:rsidR="00000000" w:rsidRPr="00000000">
        <w:rPr>
          <w:rtl w:val="0"/>
        </w:rPr>
      </w:r>
    </w:p>
    <w:p w:rsidR="00000000" w:rsidDel="00000000" w:rsidP="00000000" w:rsidRDefault="00000000" w:rsidRPr="00000000" w14:paraId="00000068">
      <w:pPr>
        <w:numPr>
          <w:ilvl w:val="0"/>
          <w:numId w:val="12"/>
        </w:numPr>
        <w:ind w:left="720" w:hanging="360"/>
        <w:rPr/>
      </w:pPr>
      <w:r w:rsidDel="00000000" w:rsidR="00000000" w:rsidRPr="00000000">
        <w:rPr>
          <w:rtl w:val="0"/>
        </w:rPr>
        <w:t xml:space="preserve">X</w:t>
      </w:r>
    </w:p>
    <w:p w:rsidR="00000000" w:rsidDel="00000000" w:rsidP="00000000" w:rsidRDefault="00000000" w:rsidRPr="00000000" w14:paraId="00000069">
      <w:pPr>
        <w:numPr>
          <w:ilvl w:val="0"/>
          <w:numId w:val="12"/>
        </w:numPr>
        <w:ind w:left="720" w:hanging="360"/>
        <w:rPr/>
      </w:pPr>
      <w:r w:rsidDel="00000000" w:rsidR="00000000" w:rsidRPr="00000000">
        <w:rPr>
          <w:rtl w:val="0"/>
        </w:rPr>
        <w:t xml:space="preserve">X</w:t>
      </w:r>
    </w:p>
    <w:p w:rsidR="00000000" w:rsidDel="00000000" w:rsidP="00000000" w:rsidRDefault="00000000" w:rsidRPr="00000000" w14:paraId="0000006A">
      <w:pPr>
        <w:numPr>
          <w:ilvl w:val="0"/>
          <w:numId w:val="12"/>
        </w:numPr>
        <w:ind w:left="720" w:hanging="360"/>
        <w:rPr/>
      </w:pPr>
      <w:r w:rsidDel="00000000" w:rsidR="00000000" w:rsidRPr="00000000">
        <w:rPr>
          <w:rtl w:val="0"/>
        </w:rPr>
        <w:t xml:space="preserve">by</w:t>
      </w:r>
      <w:r w:rsidDel="00000000" w:rsidR="00000000" w:rsidRPr="00000000">
        <w:rPr>
          <w:rtl w:val="0"/>
        </w:rPr>
      </w:r>
    </w:p>
    <w:p w:rsidR="00000000" w:rsidDel="00000000" w:rsidP="00000000" w:rsidRDefault="00000000" w:rsidRPr="00000000" w14:paraId="0000006B">
      <w:pPr>
        <w:numPr>
          <w:ilvl w:val="0"/>
          <w:numId w:val="12"/>
        </w:numPr>
        <w:ind w:left="720" w:hanging="360"/>
      </w:pPr>
      <w:r w:rsidDel="00000000" w:rsidR="00000000" w:rsidRPr="00000000">
        <w:rPr>
          <w:rtl w:val="0"/>
        </w:rPr>
        <w:t xml:space="preserve">through</w:t>
      </w:r>
      <w:r w:rsidDel="00000000" w:rsidR="00000000" w:rsidRPr="00000000">
        <w:rPr>
          <w:rtl w:val="0"/>
        </w:rPr>
      </w:r>
    </w:p>
    <w:p w:rsidR="00000000" w:rsidDel="00000000" w:rsidP="00000000" w:rsidRDefault="00000000" w:rsidRPr="00000000" w14:paraId="0000006C">
      <w:pPr>
        <w:numPr>
          <w:ilvl w:val="0"/>
          <w:numId w:val="12"/>
        </w:numPr>
        <w:ind w:left="720" w:hanging="360"/>
        <w:rPr/>
      </w:pPr>
      <w:r w:rsidDel="00000000" w:rsidR="00000000" w:rsidRPr="00000000">
        <w:rPr>
          <w:rtl w:val="0"/>
        </w:rPr>
        <w:t xml:space="preserve">at</w:t>
      </w:r>
      <w:r w:rsidDel="00000000" w:rsidR="00000000" w:rsidRPr="00000000">
        <w:rPr>
          <w:rtl w:val="0"/>
        </w:rPr>
      </w:r>
    </w:p>
    <w:p w:rsidR="00000000" w:rsidDel="00000000" w:rsidP="00000000" w:rsidRDefault="00000000" w:rsidRPr="00000000" w14:paraId="0000006D">
      <w:pPr>
        <w:numPr>
          <w:ilvl w:val="0"/>
          <w:numId w:val="12"/>
        </w:numPr>
        <w:ind w:left="720" w:hanging="360"/>
        <w:rPr>
          <w:u w:val="none"/>
        </w:rPr>
      </w:pPr>
      <w:r w:rsidDel="00000000" w:rsidR="00000000" w:rsidRPr="00000000">
        <w:rPr>
          <w:rtl w:val="0"/>
        </w:rPr>
        <w:t xml:space="preserve">on</w:t>
      </w:r>
      <w:r w:rsidDel="00000000" w:rsidR="00000000" w:rsidRPr="00000000">
        <w:rPr>
          <w:rtl w:val="0"/>
        </w:rPr>
      </w:r>
    </w:p>
    <w:p w:rsidR="00000000" w:rsidDel="00000000" w:rsidP="00000000" w:rsidRDefault="00000000" w:rsidRPr="00000000" w14:paraId="0000006E">
      <w:pPr>
        <w:numPr>
          <w:ilvl w:val="0"/>
          <w:numId w:val="12"/>
        </w:numPr>
        <w:ind w:left="720" w:hanging="360"/>
        <w:rPr>
          <w:u w:val="none"/>
        </w:rPr>
      </w:pPr>
      <w:r w:rsidDel="00000000" w:rsidR="00000000" w:rsidRPr="00000000">
        <w:rPr>
          <w:rtl w:val="0"/>
        </w:rPr>
        <w:t xml:space="preserve">from</w:t>
      </w:r>
    </w:p>
    <w:p w:rsidR="00000000" w:rsidDel="00000000" w:rsidP="00000000" w:rsidRDefault="00000000" w:rsidRPr="00000000" w14:paraId="0000006F">
      <w:pPr>
        <w:numPr>
          <w:ilvl w:val="0"/>
          <w:numId w:val="12"/>
        </w:numPr>
        <w:ind w:left="720" w:hanging="360"/>
        <w:rPr>
          <w:u w:val="none"/>
        </w:rPr>
      </w:pPr>
      <w:r w:rsidDel="00000000" w:rsidR="00000000" w:rsidRPr="00000000">
        <w:rPr>
          <w:rtl w:val="0"/>
        </w:rPr>
        <w:t xml:space="preserve">from (extracted from)</w:t>
      </w:r>
    </w:p>
    <w:p w:rsidR="00000000" w:rsidDel="00000000" w:rsidP="00000000" w:rsidRDefault="00000000" w:rsidRPr="00000000" w14:paraId="00000070">
      <w:pPr>
        <w:numPr>
          <w:ilvl w:val="0"/>
          <w:numId w:val="12"/>
        </w:numPr>
        <w:ind w:left="720" w:hanging="360"/>
      </w:pPr>
      <w:r w:rsidDel="00000000" w:rsidR="00000000" w:rsidRPr="00000000">
        <w:rPr>
          <w:rtl w:val="0"/>
        </w:rPr>
        <w:t xml:space="preserve">through (pass through) , X (pass+obj)</w:t>
      </w:r>
    </w:p>
    <w:p w:rsidR="00000000" w:rsidDel="00000000" w:rsidP="00000000" w:rsidRDefault="00000000" w:rsidRPr="00000000" w14:paraId="00000071">
      <w:pPr>
        <w:rPr>
          <w:i w:val="1"/>
          <w:color w:val="ff9900"/>
        </w:rPr>
      </w:pPr>
      <w:r w:rsidDel="00000000" w:rsidR="00000000" w:rsidRPr="00000000">
        <w:rPr>
          <w:i w:val="1"/>
          <w:color w:val="ff9900"/>
          <w:rtl w:val="0"/>
        </w:rPr>
        <w:t xml:space="preserve">at = speed, temperature, rate</w:t>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244246</wp:posOffset>
            </wp:positionV>
            <wp:extent cx="4256024" cy="495300"/>
            <wp:effectExtent b="0" l="0" r="0" t="0"/>
            <wp:wrapNone/>
            <wp:docPr id="5" name="image1.png"/>
            <a:graphic>
              <a:graphicData uri="http://schemas.openxmlformats.org/drawingml/2006/picture">
                <pic:pic>
                  <pic:nvPicPr>
                    <pic:cNvPr id="0" name="image1.png"/>
                    <pic:cNvPicPr preferRelativeResize="0"/>
                  </pic:nvPicPr>
                  <pic:blipFill>
                    <a:blip r:embed="rId12"/>
                    <a:srcRect b="0" l="1110" r="2969" t="0"/>
                    <a:stretch>
                      <a:fillRect/>
                    </a:stretch>
                  </pic:blipFill>
                  <pic:spPr>
                    <a:xfrm>
                      <a:off x="0" y="0"/>
                      <a:ext cx="4256024" cy="495300"/>
                    </a:xfrm>
                    <a:prstGeom prst="rect"/>
                    <a:ln/>
                  </pic:spPr>
                </pic:pic>
              </a:graphicData>
            </a:graphic>
          </wp:anchor>
        </w:drawing>
      </w:r>
    </w:p>
    <w:p w:rsidR="00000000" w:rsidDel="00000000" w:rsidP="00000000" w:rsidRDefault="00000000" w:rsidRPr="00000000" w14:paraId="00000072">
      <w:pPr>
        <w:rPr>
          <w:i w:val="1"/>
          <w:color w:val="ff9900"/>
        </w:rPr>
      </w:pPr>
      <w:r w:rsidDel="00000000" w:rsidR="00000000" w:rsidRPr="00000000">
        <w:rPr>
          <w:i w:val="1"/>
          <w:color w:val="ff9900"/>
          <w:rtl w:val="0"/>
        </w:rPr>
        <w:t xml:space="preserve">system in which, </w:t>
      </w:r>
    </w:p>
    <w:p w:rsidR="00000000" w:rsidDel="00000000" w:rsidP="00000000" w:rsidRDefault="00000000" w:rsidRPr="00000000" w14:paraId="00000073">
      <w:pPr>
        <w:rPr>
          <w:i w:val="1"/>
          <w:color w:val="ff9900"/>
        </w:rPr>
      </w:pPr>
      <w:r w:rsidDel="00000000" w:rsidR="00000000" w:rsidRPr="00000000">
        <w:rPr>
          <w:i w:val="1"/>
          <w:color w:val="ff9900"/>
          <w:rtl w:val="0"/>
        </w:rPr>
        <w:t xml:space="preserve">by = method, process, amount</w:t>
      </w:r>
    </w:p>
    <w:p w:rsidR="00000000" w:rsidDel="00000000" w:rsidP="00000000" w:rsidRDefault="00000000" w:rsidRPr="00000000" w14:paraId="00000074">
      <w:pPr>
        <w:rPr>
          <w:i w:val="1"/>
          <w:color w:val="ff9900"/>
        </w:rPr>
      </w:pPr>
      <w:r w:rsidDel="00000000" w:rsidR="00000000" w:rsidRPr="00000000">
        <w:rPr>
          <w:i w:val="1"/>
          <w:color w:val="ff9900"/>
          <w:rtl w:val="0"/>
        </w:rPr>
        <w:t xml:space="preserve">S which V, N which(obj) S V</w:t>
      </w:r>
    </w:p>
    <w:p w:rsidR="00000000" w:rsidDel="00000000" w:rsidP="00000000" w:rsidRDefault="00000000" w:rsidRPr="00000000" w14:paraId="00000075">
      <w:pPr>
        <w:rPr>
          <w:i w:val="1"/>
          <w:color w:val="ff9900"/>
        </w:rPr>
      </w:pPr>
      <w:r w:rsidDel="00000000" w:rsidR="00000000" w:rsidRPr="00000000">
        <w:rPr>
          <w:i w:val="1"/>
          <w:color w:val="ff9900"/>
          <w:rtl w:val="0"/>
        </w:rPr>
        <w:t xml:space="preserve">of which </w:t>
      </w:r>
      <w:r w:rsidDel="00000000" w:rsidR="00000000" w:rsidRPr="00000000">
        <w:rPr>
          <w:i w:val="1"/>
          <w:color w:val="ff9900"/>
          <w:u w:val="single"/>
          <w:rtl w:val="0"/>
        </w:rPr>
        <w:t xml:space="preserve">always equals</w:t>
      </w:r>
      <w:r w:rsidDel="00000000" w:rsidR="00000000" w:rsidRPr="00000000">
        <w:rPr>
          <w:i w:val="1"/>
          <w:color w:val="ff9900"/>
          <w:rtl w:val="0"/>
        </w:rPr>
        <w:t xml:space="preserve"> to whose</w:t>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gun0eypeqfsy" w:id="16"/>
      <w:bookmarkEnd w:id="16"/>
      <w:r w:rsidDel="00000000" w:rsidR="00000000" w:rsidRPr="00000000">
        <w:rPr>
          <w:rtl w:val="0"/>
        </w:rPr>
        <w:t xml:space="preserve">Task 5</w:t>
      </w:r>
    </w:p>
    <w:p w:rsidR="00000000" w:rsidDel="00000000" w:rsidP="00000000" w:rsidRDefault="00000000" w:rsidRPr="00000000" w14:paraId="00000078">
      <w:pPr>
        <w:rPr>
          <w:i w:val="1"/>
          <w:color w:val="ff9900"/>
        </w:rPr>
      </w:pPr>
      <w:r w:rsidDel="00000000" w:rsidR="00000000" w:rsidRPr="00000000">
        <w:rPr>
          <w:i w:val="1"/>
          <w:color w:val="ff9900"/>
          <w:rtl w:val="0"/>
        </w:rPr>
        <w:t xml:space="preserve">cancer = general , A cancer = A (type of) cancer</w:t>
      </w:r>
    </w:p>
    <w:p w:rsidR="00000000" w:rsidDel="00000000" w:rsidP="00000000" w:rsidRDefault="00000000" w:rsidRPr="00000000" w14:paraId="00000079">
      <w:pPr>
        <w:rPr>
          <w:i w:val="1"/>
          <w:color w:val="ff9900"/>
        </w:rPr>
      </w:pPr>
      <w:r w:rsidDel="00000000" w:rsidR="00000000" w:rsidRPr="00000000">
        <w:rPr>
          <w:i w:val="1"/>
          <w:color w:val="ff9900"/>
          <w:rtl w:val="0"/>
        </w:rPr>
        <w:t xml:space="preserve">Don't count material</w:t>
      </w:r>
    </w:p>
    <w:p w:rsidR="00000000" w:rsidDel="00000000" w:rsidP="00000000" w:rsidRDefault="00000000" w:rsidRPr="00000000" w14:paraId="0000007A">
      <w:pPr>
        <w:rPr>
          <w:i w:val="1"/>
          <w:color w:val="ff9900"/>
        </w:rPr>
      </w:pPr>
      <w:r w:rsidDel="00000000" w:rsidR="00000000" w:rsidRPr="00000000">
        <w:rPr>
          <w:i w:val="1"/>
          <w:color w:val="ff9900"/>
          <w:rtl w:val="0"/>
        </w:rPr>
        <w:t xml:space="preserve">Vegetable = (gernal) NC, (the variety of vegetables) C</w:t>
      </w:r>
    </w:p>
    <w:tbl>
      <w:tblPr>
        <w:tblStyle w:val="Table1"/>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5"/>
        <w:gridCol w:w="2436.5"/>
        <w:gridCol w:w="2436.5"/>
        <w:gridCol w:w="2436.5"/>
        <w:tblGridChange w:id="0">
          <w:tblGrid>
            <w:gridCol w:w="2436.5"/>
            <w:gridCol w:w="2436.5"/>
            <w:gridCol w:w="2436.5"/>
            <w:gridCol w:w="2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NC</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NC</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C</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NC (baggage too)</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C</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NC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NC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NC</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NC</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NC</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NC</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C</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 NC</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NC</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C</w:t>
            </w:r>
          </w:p>
        </w:tc>
      </w:tr>
    </w:tbl>
    <w:p w:rsidR="00000000" w:rsidDel="00000000" w:rsidP="00000000" w:rsidRDefault="00000000" w:rsidRPr="00000000" w14:paraId="0000008F">
      <w:pPr>
        <w:pStyle w:val="Heading2"/>
        <w:rPr/>
      </w:pPr>
      <w:bookmarkStart w:colFirst="0" w:colLast="0" w:name="_drwtsdvs4gds" w:id="17"/>
      <w:bookmarkEnd w:id="17"/>
      <w:r w:rsidDel="00000000" w:rsidR="00000000" w:rsidRPr="00000000">
        <w:rPr>
          <w:rtl w:val="0"/>
        </w:rPr>
        <w:t xml:space="preserve">Task 6</w:t>
      </w:r>
    </w:p>
    <w:tbl>
      <w:tblPr>
        <w:tblStyle w:val="Table2"/>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a, an, X</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 a, an, an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an, X, an, a, a</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a, a (one), a (seven)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X, an, an, 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an, a, a, an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a, an, X, an (honest), X</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X, an, X, a, a, X, a, an (MP3), 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a, an, 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a, a, X, an, an</w:t>
            </w:r>
          </w:p>
        </w:tc>
      </w:tr>
    </w:tbl>
    <w:p w:rsidR="00000000" w:rsidDel="00000000" w:rsidP="00000000" w:rsidRDefault="00000000" w:rsidRPr="00000000" w14:paraId="0000009A">
      <w:pPr>
        <w:rPr>
          <w:i w:val="1"/>
          <w:color w:val="ff9900"/>
        </w:rPr>
      </w:pPr>
      <w:r w:rsidDel="00000000" w:rsidR="00000000" w:rsidRPr="00000000">
        <w:rPr>
          <w:i w:val="1"/>
          <w:color w:val="ff9900"/>
          <w:rtl w:val="0"/>
        </w:rPr>
        <w:t xml:space="preserve">Beware of sound (vowel)</w:t>
      </w:r>
    </w:p>
    <w:p w:rsidR="00000000" w:rsidDel="00000000" w:rsidP="00000000" w:rsidRDefault="00000000" w:rsidRPr="00000000" w14:paraId="0000009B">
      <w:pPr>
        <w:rPr>
          <w:b w:val="1"/>
          <w:i w:val="1"/>
          <w:color w:val="ff9900"/>
        </w:rPr>
      </w:pPr>
      <w:r w:rsidDel="00000000" w:rsidR="00000000" w:rsidRPr="00000000">
        <w:rPr>
          <w:i w:val="1"/>
          <w:color w:val="ff9900"/>
          <w:rtl w:val="0"/>
        </w:rPr>
        <w:t xml:space="preserve">50 </w:t>
      </w:r>
      <w:r w:rsidDel="00000000" w:rsidR="00000000" w:rsidRPr="00000000">
        <w:rPr>
          <w:b w:val="1"/>
          <w:i w:val="1"/>
          <w:color w:val="ff9900"/>
          <w:rtl w:val="0"/>
        </w:rPr>
        <w:t xml:space="preserve">B</w:t>
      </w:r>
      <w:r w:rsidDel="00000000" w:rsidR="00000000" w:rsidRPr="00000000">
        <w:rPr>
          <w:i w:val="1"/>
          <w:color w:val="ff9900"/>
          <w:rtl w:val="0"/>
        </w:rPr>
        <w:t xml:space="preserve">aht, 50 pound</w:t>
      </w:r>
      <w:r w:rsidDel="00000000" w:rsidR="00000000" w:rsidRPr="00000000">
        <w:rPr>
          <w:b w:val="1"/>
          <w:i w:val="1"/>
          <w:color w:val="ff9900"/>
          <w:rtl w:val="0"/>
        </w:rPr>
        <w:t xml:space="preserve">s, </w:t>
      </w:r>
      <w:r w:rsidDel="00000000" w:rsidR="00000000" w:rsidRPr="00000000">
        <w:rPr>
          <w:i w:val="1"/>
          <w:color w:val="ff9900"/>
          <w:rtl w:val="0"/>
        </w:rPr>
        <w:t xml:space="preserve">50 euro</w:t>
      </w:r>
      <w:r w:rsidDel="00000000" w:rsidR="00000000" w:rsidRPr="00000000">
        <w:rPr>
          <w:b w:val="1"/>
          <w:i w:val="1"/>
          <w:color w:val="ff9900"/>
          <w:rtl w:val="0"/>
        </w:rPr>
        <w:t xml:space="preserve">s, </w:t>
      </w:r>
      <w:r w:rsidDel="00000000" w:rsidR="00000000" w:rsidRPr="00000000">
        <w:rPr>
          <w:i w:val="1"/>
          <w:color w:val="ff9900"/>
          <w:rtl w:val="0"/>
        </w:rPr>
        <w:t xml:space="preserve">50 dollar</w:t>
      </w:r>
      <w:r w:rsidDel="00000000" w:rsidR="00000000" w:rsidRPr="00000000">
        <w:rPr>
          <w:b w:val="1"/>
          <w:i w:val="1"/>
          <w:color w:val="ff9900"/>
          <w:rtl w:val="0"/>
        </w:rPr>
        <w:t xml:space="preserve">s</w:t>
      </w:r>
    </w:p>
    <w:p w:rsidR="00000000" w:rsidDel="00000000" w:rsidP="00000000" w:rsidRDefault="00000000" w:rsidRPr="00000000" w14:paraId="0000009C">
      <w:pPr>
        <w:pStyle w:val="Heading2"/>
        <w:rPr/>
      </w:pPr>
      <w:bookmarkStart w:colFirst="0" w:colLast="0" w:name="_j7pazilir0gj" w:id="18"/>
      <w:bookmarkEnd w:id="18"/>
      <w:r w:rsidDel="00000000" w:rsidR="00000000" w:rsidRPr="00000000">
        <w:rPr>
          <w:rtl w:val="0"/>
        </w:rPr>
        <w:t xml:space="preserve">Task 7</w:t>
      </w:r>
    </w:p>
    <w:p w:rsidR="00000000" w:rsidDel="00000000" w:rsidP="00000000" w:rsidRDefault="00000000" w:rsidRPr="00000000" w14:paraId="0000009D">
      <w:pPr>
        <w:rPr>
          <w:i w:val="1"/>
          <w:color w:val="ff9900"/>
        </w:rPr>
      </w:pPr>
      <w:r w:rsidDel="00000000" w:rsidR="00000000" w:rsidRPr="00000000">
        <w:rPr>
          <w:i w:val="1"/>
          <w:color w:val="ff9900"/>
          <w:rtl w:val="0"/>
        </w:rPr>
        <w:t xml:space="preserve">The + adj = plural noun</w:t>
      </w:r>
    </w:p>
    <w:p w:rsidR="00000000" w:rsidDel="00000000" w:rsidP="00000000" w:rsidRDefault="00000000" w:rsidRPr="00000000" w14:paraId="0000009E">
      <w:pPr>
        <w:rPr>
          <w:i w:val="1"/>
          <w:color w:val="ff9900"/>
        </w:rPr>
      </w:pPr>
      <w:r w:rsidDel="00000000" w:rsidR="00000000" w:rsidRPr="00000000">
        <w:rPr>
          <w:i w:val="1"/>
          <w:color w:val="ff9900"/>
          <w:rtl w:val="0"/>
        </w:rPr>
        <w:t xml:space="preserve">The something of (a) something [ The door of a car, The roof of a house, The ministry of education ]</w:t>
      </w:r>
    </w:p>
    <w:p w:rsidR="00000000" w:rsidDel="00000000" w:rsidP="00000000" w:rsidRDefault="00000000" w:rsidRPr="00000000" w14:paraId="0000009F">
      <w:pPr>
        <w:rPr/>
      </w:pPr>
      <w:r w:rsidDel="00000000" w:rsidR="00000000" w:rsidRPr="00000000">
        <w:rPr>
          <w:rtl w:val="0"/>
        </w:rPr>
        <w:t xml:space="preserve">A</w:t>
      </w:r>
    </w:p>
    <w:tbl>
      <w:tblPr>
        <w:tblStyle w:val="Table3"/>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5"/>
        <w:gridCol w:w="2436.5"/>
        <w:gridCol w:w="2436.5"/>
        <w:gridCol w:w="2436.5"/>
        <w:tblGridChange w:id="0">
          <w:tblGrid>
            <w:gridCol w:w="2436.5"/>
            <w:gridCol w:w="2436.5"/>
            <w:gridCol w:w="2436.5"/>
            <w:gridCol w:w="2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1. a</w:t>
            </w:r>
          </w:p>
          <w:p w:rsidR="00000000" w:rsidDel="00000000" w:rsidP="00000000" w:rsidRDefault="00000000" w:rsidRPr="00000000" w14:paraId="000000A1">
            <w:pPr>
              <w:widowControl w:val="0"/>
              <w:spacing w:line="240" w:lineRule="auto"/>
              <w:rPr/>
            </w:pPr>
            <w:r w:rsidDel="00000000" w:rsidR="00000000" w:rsidRPr="00000000">
              <w:rPr>
                <w:rtl w:val="0"/>
              </w:rPr>
              <w:t xml:space="preserve">2. a</w:t>
            </w:r>
          </w:p>
          <w:p w:rsidR="00000000" w:rsidDel="00000000" w:rsidP="00000000" w:rsidRDefault="00000000" w:rsidRPr="00000000" w14:paraId="000000A2">
            <w:pPr>
              <w:widowControl w:val="0"/>
              <w:spacing w:line="240" w:lineRule="auto"/>
              <w:rPr/>
            </w:pPr>
            <w:r w:rsidDel="00000000" w:rsidR="00000000" w:rsidRPr="00000000">
              <w:rPr>
                <w:rtl w:val="0"/>
              </w:rPr>
              <w:t xml:space="preserve">3. the </w:t>
            </w:r>
          </w:p>
          <w:p w:rsidR="00000000" w:rsidDel="00000000" w:rsidP="00000000" w:rsidRDefault="00000000" w:rsidRPr="00000000" w14:paraId="000000A3">
            <w:pPr>
              <w:widowControl w:val="0"/>
              <w:spacing w:line="240" w:lineRule="auto"/>
              <w:rPr/>
            </w:pPr>
            <w:r w:rsidDel="00000000" w:rsidR="00000000" w:rsidRPr="00000000">
              <w:rPr>
                <w:rtl w:val="0"/>
              </w:rPr>
              <w:t xml:space="preserve">4. the</w:t>
            </w:r>
          </w:p>
          <w:p w:rsidR="00000000" w:rsidDel="00000000" w:rsidP="00000000" w:rsidRDefault="00000000" w:rsidRPr="00000000" w14:paraId="000000A4">
            <w:pPr>
              <w:widowControl w:val="0"/>
              <w:spacing w:line="240" w:lineRule="auto"/>
              <w:rPr/>
            </w:pPr>
            <w:r w:rsidDel="00000000" w:rsidR="00000000" w:rsidRPr="00000000">
              <w:rPr>
                <w:rtl w:val="0"/>
              </w:rPr>
              <w:t xml:space="preserve">5.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6. the</w:t>
            </w:r>
          </w:p>
          <w:p w:rsidR="00000000" w:rsidDel="00000000" w:rsidP="00000000" w:rsidRDefault="00000000" w:rsidRPr="00000000" w14:paraId="000000A6">
            <w:pPr>
              <w:widowControl w:val="0"/>
              <w:spacing w:line="240" w:lineRule="auto"/>
              <w:rPr/>
            </w:pPr>
            <w:r w:rsidDel="00000000" w:rsidR="00000000" w:rsidRPr="00000000">
              <w:rPr>
                <w:rtl w:val="0"/>
              </w:rPr>
              <w:t xml:space="preserve">7. x</w:t>
            </w:r>
          </w:p>
          <w:p w:rsidR="00000000" w:rsidDel="00000000" w:rsidP="00000000" w:rsidRDefault="00000000" w:rsidRPr="00000000" w14:paraId="000000A7">
            <w:pPr>
              <w:widowControl w:val="0"/>
              <w:spacing w:line="240" w:lineRule="auto"/>
              <w:rPr/>
            </w:pPr>
            <w:r w:rsidDel="00000000" w:rsidR="00000000" w:rsidRPr="00000000">
              <w:rPr>
                <w:rtl w:val="0"/>
              </w:rPr>
              <w:t xml:space="preserve">8. a</w:t>
            </w:r>
          </w:p>
          <w:p w:rsidR="00000000" w:rsidDel="00000000" w:rsidP="00000000" w:rsidRDefault="00000000" w:rsidRPr="00000000" w14:paraId="000000A8">
            <w:pPr>
              <w:widowControl w:val="0"/>
              <w:spacing w:line="240" w:lineRule="auto"/>
              <w:rPr/>
            </w:pPr>
            <w:r w:rsidDel="00000000" w:rsidR="00000000" w:rsidRPr="00000000">
              <w:rPr>
                <w:rtl w:val="0"/>
              </w:rPr>
              <w:t xml:space="preserve">9. a</w:t>
            </w:r>
          </w:p>
          <w:p w:rsidR="00000000" w:rsidDel="00000000" w:rsidP="00000000" w:rsidRDefault="00000000" w:rsidRPr="00000000" w14:paraId="000000A9">
            <w:pPr>
              <w:widowControl w:val="0"/>
              <w:spacing w:line="240" w:lineRule="auto"/>
              <w:rPr/>
            </w:pPr>
            <w:r w:rsidDel="00000000" w:rsidR="00000000" w:rsidRPr="00000000">
              <w:rPr>
                <w:rtl w:val="0"/>
              </w:rPr>
              <w:t xml:space="preserve">10. 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the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the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14. the </w:t>
            </w:r>
            <w:r w:rsidDel="00000000" w:rsidR="00000000" w:rsidRPr="00000000">
              <w:rPr>
                <w:sz w:val="20"/>
                <w:szCs w:val="20"/>
                <w:rtl w:val="0"/>
              </w:rPr>
              <w:t xml:space="preserve">(น้ำที่เติมไปข้อ7)</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The steam</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the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 the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the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the</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B</w:t>
      </w:r>
    </w:p>
    <w:tbl>
      <w:tblPr>
        <w:tblStyle w:val="Table4"/>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5"/>
        <w:gridCol w:w="2436.5"/>
        <w:gridCol w:w="2436.5"/>
        <w:gridCol w:w="2436.5"/>
        <w:tblGridChange w:id="0">
          <w:tblGrid>
            <w:gridCol w:w="2436.5"/>
            <w:gridCol w:w="2436.5"/>
            <w:gridCol w:w="2436.5"/>
            <w:gridCol w:w="2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 a </w:t>
            </w:r>
          </w:p>
          <w:p w:rsidR="00000000" w:rsidDel="00000000" w:rsidP="00000000" w:rsidRDefault="00000000" w:rsidRPr="00000000" w14:paraId="000000B7">
            <w:pPr>
              <w:widowControl w:val="0"/>
              <w:spacing w:line="240" w:lineRule="auto"/>
              <w:rPr/>
            </w:pPr>
            <w:r w:rsidDel="00000000" w:rsidR="00000000" w:rsidRPr="00000000">
              <w:rPr>
                <w:rtl w:val="0"/>
              </w:rPr>
              <w:t xml:space="preserve">2. x</w:t>
            </w:r>
          </w:p>
          <w:p w:rsidR="00000000" w:rsidDel="00000000" w:rsidP="00000000" w:rsidRDefault="00000000" w:rsidRPr="00000000" w14:paraId="000000B8">
            <w:pPr>
              <w:widowControl w:val="0"/>
              <w:spacing w:line="240" w:lineRule="auto"/>
              <w:rPr/>
            </w:pPr>
            <w:r w:rsidDel="00000000" w:rsidR="00000000" w:rsidRPr="00000000">
              <w:rPr>
                <w:rtl w:val="0"/>
              </w:rPr>
              <w:t xml:space="preserve">3. x</w:t>
            </w:r>
          </w:p>
          <w:p w:rsidR="00000000" w:rsidDel="00000000" w:rsidP="00000000" w:rsidRDefault="00000000" w:rsidRPr="00000000" w14:paraId="000000B9">
            <w:pPr>
              <w:widowControl w:val="0"/>
              <w:spacing w:line="240" w:lineRule="auto"/>
              <w:rPr/>
            </w:pPr>
            <w:r w:rsidDel="00000000" w:rsidR="00000000" w:rsidRPr="00000000">
              <w:rPr>
                <w:rtl w:val="0"/>
              </w:rPr>
              <w:t xml:space="preserve">4. x</w:t>
            </w:r>
          </w:p>
          <w:p w:rsidR="00000000" w:rsidDel="00000000" w:rsidP="00000000" w:rsidRDefault="00000000" w:rsidRPr="00000000" w14:paraId="000000BA">
            <w:pPr>
              <w:widowControl w:val="0"/>
              <w:spacing w:line="240" w:lineRule="auto"/>
              <w:rPr/>
            </w:pPr>
            <w:r w:rsidDel="00000000" w:rsidR="00000000" w:rsidRPr="00000000">
              <w:rPr>
                <w:rtl w:val="0"/>
              </w:rPr>
              <w:t xml:space="preserve">5. 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6. x</w:t>
            </w:r>
          </w:p>
          <w:p w:rsidR="00000000" w:rsidDel="00000000" w:rsidP="00000000" w:rsidRDefault="00000000" w:rsidRPr="00000000" w14:paraId="000000BC">
            <w:pPr>
              <w:widowControl w:val="0"/>
              <w:spacing w:line="240" w:lineRule="auto"/>
              <w:rPr/>
            </w:pPr>
            <w:r w:rsidDel="00000000" w:rsidR="00000000" w:rsidRPr="00000000">
              <w:rPr>
                <w:rtl w:val="0"/>
              </w:rPr>
              <w:t xml:space="preserve">7. a</w:t>
            </w:r>
          </w:p>
          <w:p w:rsidR="00000000" w:rsidDel="00000000" w:rsidP="00000000" w:rsidRDefault="00000000" w:rsidRPr="00000000" w14:paraId="000000BD">
            <w:pPr>
              <w:widowControl w:val="0"/>
              <w:spacing w:line="240" w:lineRule="auto"/>
              <w:rPr/>
            </w:pPr>
            <w:r w:rsidDel="00000000" w:rsidR="00000000" w:rsidRPr="00000000">
              <w:rPr>
                <w:rtl w:val="0"/>
              </w:rPr>
              <w:t xml:space="preserve">8. x</w:t>
            </w:r>
          </w:p>
          <w:p w:rsidR="00000000" w:rsidDel="00000000" w:rsidP="00000000" w:rsidRDefault="00000000" w:rsidRPr="00000000" w14:paraId="000000BE">
            <w:pPr>
              <w:widowControl w:val="0"/>
              <w:spacing w:line="240" w:lineRule="auto"/>
              <w:rPr/>
            </w:pPr>
            <w:r w:rsidDel="00000000" w:rsidR="00000000" w:rsidRPr="00000000">
              <w:rPr>
                <w:rtl w:val="0"/>
              </w:rPr>
              <w:t xml:space="preserve">9. x</w:t>
            </w:r>
          </w:p>
          <w:p w:rsidR="00000000" w:rsidDel="00000000" w:rsidP="00000000" w:rsidRDefault="00000000" w:rsidRPr="00000000" w14:paraId="000000BF">
            <w:pPr>
              <w:widowControl w:val="0"/>
              <w:spacing w:line="240" w:lineRule="auto"/>
              <w:rPr/>
            </w:pPr>
            <w:r w:rsidDel="00000000" w:rsidR="00000000" w:rsidRPr="00000000">
              <w:rPr>
                <w:rtl w:val="0"/>
              </w:rPr>
              <w:t xml:space="preserve">10.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11. the</w:t>
            </w:r>
          </w:p>
          <w:p w:rsidR="00000000" w:rsidDel="00000000" w:rsidP="00000000" w:rsidRDefault="00000000" w:rsidRPr="00000000" w14:paraId="000000C1">
            <w:pPr>
              <w:widowControl w:val="0"/>
              <w:spacing w:line="240" w:lineRule="auto"/>
              <w:rPr/>
            </w:pPr>
            <w:r w:rsidDel="00000000" w:rsidR="00000000" w:rsidRPr="00000000">
              <w:rPr>
                <w:rtl w:val="0"/>
              </w:rPr>
              <w:t xml:space="preserve">12. a</w:t>
            </w:r>
          </w:p>
          <w:p w:rsidR="00000000" w:rsidDel="00000000" w:rsidP="00000000" w:rsidRDefault="00000000" w:rsidRPr="00000000" w14:paraId="000000C2">
            <w:pPr>
              <w:widowControl w:val="0"/>
              <w:spacing w:line="240" w:lineRule="auto"/>
              <w:rPr/>
            </w:pPr>
            <w:r w:rsidDel="00000000" w:rsidR="00000000" w:rsidRPr="00000000">
              <w:rPr>
                <w:rtl w:val="0"/>
              </w:rPr>
              <w:t xml:space="preserve">13. the</w:t>
            </w:r>
          </w:p>
          <w:p w:rsidR="00000000" w:rsidDel="00000000" w:rsidP="00000000" w:rsidRDefault="00000000" w:rsidRPr="00000000" w14:paraId="000000C3">
            <w:pPr>
              <w:widowControl w:val="0"/>
              <w:spacing w:line="240" w:lineRule="auto"/>
              <w:rPr/>
            </w:pPr>
            <w:r w:rsidDel="00000000" w:rsidR="00000000" w:rsidRPr="00000000">
              <w:rPr>
                <w:rtl w:val="0"/>
              </w:rPr>
              <w:t xml:space="preserve">14. the</w:t>
            </w:r>
          </w:p>
          <w:p w:rsidR="00000000" w:rsidDel="00000000" w:rsidP="00000000" w:rsidRDefault="00000000" w:rsidRPr="00000000" w14:paraId="000000C4">
            <w:pPr>
              <w:widowControl w:val="0"/>
              <w:spacing w:line="240" w:lineRule="auto"/>
              <w:rPr/>
            </w:pPr>
            <w:r w:rsidDel="00000000" w:rsidR="00000000" w:rsidRPr="00000000">
              <w:rPr>
                <w:rtl w:val="0"/>
              </w:rPr>
              <w:t xml:space="preserve">15.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16. the</w:t>
            </w:r>
          </w:p>
          <w:p w:rsidR="00000000" w:rsidDel="00000000" w:rsidP="00000000" w:rsidRDefault="00000000" w:rsidRPr="00000000" w14:paraId="000000C6">
            <w:pPr>
              <w:widowControl w:val="0"/>
              <w:spacing w:line="240" w:lineRule="auto"/>
              <w:rPr/>
            </w:pPr>
            <w:r w:rsidDel="00000000" w:rsidR="00000000" w:rsidRPr="00000000">
              <w:rPr>
                <w:rtl w:val="0"/>
              </w:rPr>
              <w:t xml:space="preserve">17. a</w:t>
            </w:r>
          </w:p>
          <w:p w:rsidR="00000000" w:rsidDel="00000000" w:rsidP="00000000" w:rsidRDefault="00000000" w:rsidRPr="00000000" w14:paraId="000000C7">
            <w:pPr>
              <w:widowControl w:val="0"/>
              <w:spacing w:line="240" w:lineRule="auto"/>
              <w:rPr/>
            </w:pPr>
            <w:r w:rsidDel="00000000" w:rsidR="00000000" w:rsidRPr="00000000">
              <w:rPr>
                <w:rtl w:val="0"/>
              </w:rPr>
              <w:t xml:space="preserve">18. x</w:t>
            </w:r>
          </w:p>
          <w:p w:rsidR="00000000" w:rsidDel="00000000" w:rsidP="00000000" w:rsidRDefault="00000000" w:rsidRPr="00000000" w14:paraId="000000C8">
            <w:pPr>
              <w:widowControl w:val="0"/>
              <w:spacing w:line="240" w:lineRule="auto"/>
              <w:rPr/>
            </w:pPr>
            <w:r w:rsidDel="00000000" w:rsidR="00000000" w:rsidRPr="00000000">
              <w:rPr>
                <w:rtl w:val="0"/>
              </w:rPr>
              <w:t xml:space="preserve">19. the</w:t>
            </w:r>
          </w:p>
          <w:p w:rsidR="00000000" w:rsidDel="00000000" w:rsidP="00000000" w:rsidRDefault="00000000" w:rsidRPr="00000000" w14:paraId="000000C9">
            <w:pPr>
              <w:widowControl w:val="0"/>
              <w:spacing w:line="240" w:lineRule="auto"/>
              <w:rPr/>
            </w:pPr>
            <w:r w:rsidDel="00000000" w:rsidR="00000000" w:rsidRPr="00000000">
              <w:rPr>
                <w:rtl w:val="0"/>
              </w:rPr>
              <w:t xml:space="preserve">20. the</w:t>
            </w:r>
          </w:p>
        </w:tc>
      </w:tr>
    </w:tbl>
    <w:p w:rsidR="00000000" w:rsidDel="00000000" w:rsidP="00000000" w:rsidRDefault="00000000" w:rsidRPr="00000000" w14:paraId="000000CA">
      <w:pPr>
        <w:pStyle w:val="Heading2"/>
        <w:rPr/>
      </w:pPr>
      <w:bookmarkStart w:colFirst="0" w:colLast="0" w:name="_v2oamdpyiate" w:id="19"/>
      <w:bookmarkEnd w:id="19"/>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rPr/>
      </w:pPr>
      <w:bookmarkStart w:colFirst="0" w:colLast="0" w:name="_leftrkno2epw" w:id="20"/>
      <w:bookmarkEnd w:id="20"/>
      <w:r w:rsidDel="00000000" w:rsidR="00000000" w:rsidRPr="00000000">
        <w:rPr>
          <w:rtl w:val="0"/>
        </w:rPr>
        <w:t xml:space="preserve">Task 8</w:t>
      </w:r>
    </w:p>
    <w:p w:rsidR="00000000" w:rsidDel="00000000" w:rsidP="00000000" w:rsidRDefault="00000000" w:rsidRPr="00000000" w14:paraId="000000CC">
      <w:pPr>
        <w:numPr>
          <w:ilvl w:val="0"/>
          <w:numId w:val="5"/>
        </w:numPr>
        <w:ind w:left="720" w:hanging="360"/>
        <w:rPr>
          <w:u w:val="none"/>
        </w:rPr>
      </w:pPr>
      <w:r w:rsidDel="00000000" w:rsidR="00000000" w:rsidRPr="00000000">
        <w:rPr>
          <w:b w:val="1"/>
          <w:u w:val="single"/>
          <w:rtl w:val="0"/>
        </w:rPr>
        <w:t xml:space="preserve">(x)</w:t>
      </w:r>
      <w:r w:rsidDel="00000000" w:rsidR="00000000" w:rsidRPr="00000000">
        <w:rPr>
          <w:rtl w:val="0"/>
        </w:rPr>
        <w:t xml:space="preserve"> Magnetic flux density is </w:t>
      </w:r>
      <w:r w:rsidDel="00000000" w:rsidR="00000000" w:rsidRPr="00000000">
        <w:rPr>
          <w:b w:val="1"/>
          <w:u w:val="single"/>
          <w:rtl w:val="0"/>
        </w:rPr>
        <w:t xml:space="preserve">the</w:t>
      </w:r>
      <w:r w:rsidDel="00000000" w:rsidR="00000000" w:rsidRPr="00000000">
        <w:rPr>
          <w:rtl w:val="0"/>
        </w:rPr>
        <w:t xml:space="preserve"> magnetic field which </w:t>
      </w:r>
      <w:r w:rsidDel="00000000" w:rsidR="00000000" w:rsidRPr="00000000">
        <w:rPr>
          <w:color w:val="0000ff"/>
          <w:rtl w:val="0"/>
        </w:rPr>
        <w:t xml:space="preserve">is produced</w:t>
      </w:r>
      <w:r w:rsidDel="00000000" w:rsidR="00000000" w:rsidRPr="00000000">
        <w:rPr>
          <w:rtl w:val="0"/>
        </w:rPr>
        <w:t xml:space="preserve"> in </w:t>
      </w:r>
      <w:r w:rsidDel="00000000" w:rsidR="00000000" w:rsidRPr="00000000">
        <w:rPr>
          <w:b w:val="1"/>
          <w:u w:val="single"/>
          <w:rtl w:val="0"/>
        </w:rPr>
        <w:t xml:space="preserve">a</w:t>
      </w:r>
      <w:r w:rsidDel="00000000" w:rsidR="00000000" w:rsidRPr="00000000">
        <w:rPr>
          <w:rtl w:val="0"/>
        </w:rPr>
        <w:t xml:space="preserve"> substance </w:t>
      </w:r>
      <w:r w:rsidDel="00000000" w:rsidR="00000000" w:rsidRPr="00000000">
        <w:rPr>
          <w:color w:val="0000ff"/>
          <w:rtl w:val="0"/>
        </w:rPr>
        <w:t xml:space="preserve">by</w:t>
      </w:r>
      <w:r w:rsidDel="00000000" w:rsidR="00000000" w:rsidRPr="00000000">
        <w:rPr>
          <w:rtl w:val="0"/>
        </w:rPr>
        <w:t xml:space="preserve"> </w:t>
      </w:r>
      <w:r w:rsidDel="00000000" w:rsidR="00000000" w:rsidRPr="00000000">
        <w:rPr>
          <w:b w:val="1"/>
          <w:u w:val="single"/>
          <w:rtl w:val="0"/>
        </w:rPr>
        <w:t xml:space="preserve">an</w:t>
      </w:r>
      <w:r w:rsidDel="00000000" w:rsidR="00000000" w:rsidRPr="00000000">
        <w:rPr>
          <w:rtl w:val="0"/>
        </w:rPr>
        <w:t xml:space="preserve"> external magnetic field.</w:t>
      </w:r>
      <w:r w:rsidDel="00000000" w:rsidR="00000000" w:rsidRPr="00000000">
        <w:rPr>
          <w:rtl w:val="0"/>
        </w:rPr>
      </w:r>
    </w:p>
    <w:p w:rsidR="00000000" w:rsidDel="00000000" w:rsidP="00000000" w:rsidRDefault="00000000" w:rsidRPr="00000000" w14:paraId="000000CD">
      <w:pPr>
        <w:numPr>
          <w:ilvl w:val="0"/>
          <w:numId w:val="5"/>
        </w:numPr>
        <w:ind w:left="720" w:hanging="360"/>
        <w:rPr>
          <w:u w:val="none"/>
        </w:rPr>
      </w:pPr>
      <w:r w:rsidDel="00000000" w:rsidR="00000000" w:rsidRPr="00000000">
        <w:rPr>
          <w:b w:val="1"/>
          <w:u w:val="single"/>
          <w:rtl w:val="0"/>
        </w:rPr>
        <w:t xml:space="preserve">A</w:t>
      </w:r>
      <w:r w:rsidDel="00000000" w:rsidR="00000000" w:rsidRPr="00000000">
        <w:rPr>
          <w:rtl w:val="0"/>
        </w:rPr>
        <w:t xml:space="preserve"> refractory is </w:t>
      </w:r>
      <w:r w:rsidDel="00000000" w:rsidR="00000000" w:rsidRPr="00000000">
        <w:rPr>
          <w:b w:val="1"/>
          <w:u w:val="single"/>
          <w:rtl w:val="0"/>
        </w:rPr>
        <w:t xml:space="preserve">a</w:t>
      </w:r>
      <w:r w:rsidDel="00000000" w:rsidR="00000000" w:rsidRPr="00000000">
        <w:rPr>
          <w:rtl w:val="0"/>
        </w:rPr>
        <w:t xml:space="preserve"> metal or </w:t>
      </w:r>
      <w:r w:rsidDel="00000000" w:rsidR="00000000" w:rsidRPr="00000000">
        <w:rPr>
          <w:b w:val="1"/>
          <w:u w:val="single"/>
          <w:rtl w:val="0"/>
        </w:rPr>
        <w:t xml:space="preserve">(a)</w:t>
      </w:r>
      <w:r w:rsidDel="00000000" w:rsidR="00000000" w:rsidRPr="00000000">
        <w:rPr>
          <w:rtl w:val="0"/>
        </w:rPr>
        <w:t xml:space="preserve"> ceramic which may </w:t>
      </w:r>
      <w:r w:rsidDel="00000000" w:rsidR="00000000" w:rsidRPr="00000000">
        <w:rPr>
          <w:color w:val="0000ff"/>
          <w:rtl w:val="0"/>
        </w:rPr>
        <w:t xml:space="preserve">be exposed</w:t>
      </w:r>
      <w:r w:rsidDel="00000000" w:rsidR="00000000" w:rsidRPr="00000000">
        <w:rPr>
          <w:rtl w:val="0"/>
        </w:rPr>
        <w:t xml:space="preserve"> to extremely high temperatures without deteriorat</w:t>
      </w:r>
      <w:r w:rsidDel="00000000" w:rsidR="00000000" w:rsidRPr="00000000">
        <w:rPr>
          <w:color w:val="0000ff"/>
          <w:rtl w:val="0"/>
        </w:rPr>
        <w:t xml:space="preserve">ing</w:t>
      </w:r>
      <w:r w:rsidDel="00000000" w:rsidR="00000000" w:rsidRPr="00000000">
        <w:rPr>
          <w:rtl w:val="0"/>
        </w:rPr>
        <w:t xml:space="preserve"> rapidly or melt</w:t>
      </w:r>
      <w:r w:rsidDel="00000000" w:rsidR="00000000" w:rsidRPr="00000000">
        <w:rPr>
          <w:color w:val="0000ff"/>
          <w:rtl w:val="0"/>
        </w:rPr>
        <w:t xml:space="preserve">ing</w:t>
      </w:r>
      <w:r w:rsidDel="00000000" w:rsidR="00000000" w:rsidRPr="00000000">
        <w:rPr>
          <w:rtl w:val="0"/>
        </w:rPr>
        <w:t xml:space="preserve">.</w:t>
      </w:r>
    </w:p>
    <w:p w:rsidR="00000000" w:rsidDel="00000000" w:rsidP="00000000" w:rsidRDefault="00000000" w:rsidRPr="00000000" w14:paraId="000000CE">
      <w:pPr>
        <w:numPr>
          <w:ilvl w:val="0"/>
          <w:numId w:val="5"/>
        </w:numPr>
        <w:ind w:left="720" w:hanging="360"/>
        <w:rPr>
          <w:u w:val="none"/>
        </w:rPr>
      </w:pPr>
      <w:r w:rsidDel="00000000" w:rsidR="00000000" w:rsidRPr="00000000">
        <w:rPr>
          <w:b w:val="1"/>
          <w:u w:val="single"/>
          <w:rtl w:val="0"/>
        </w:rPr>
        <w:t xml:space="preserve">(x)</w:t>
      </w:r>
      <w:r w:rsidDel="00000000" w:rsidR="00000000" w:rsidRPr="00000000">
        <w:rPr>
          <w:rtl w:val="0"/>
        </w:rPr>
        <w:t xml:space="preserve"> Galvanized steel is </w:t>
      </w:r>
      <w:r w:rsidDel="00000000" w:rsidR="00000000" w:rsidRPr="00000000">
        <w:rPr>
          <w:b w:val="1"/>
          <w:u w:val="single"/>
          <w:rtl w:val="0"/>
        </w:rPr>
        <w:t xml:space="preserve">(x)</w:t>
      </w:r>
      <w:r w:rsidDel="00000000" w:rsidR="00000000" w:rsidRPr="00000000">
        <w:rPr>
          <w:rtl w:val="0"/>
        </w:rPr>
        <w:t xml:space="preserve"> steel of which </w:t>
      </w:r>
      <w:r w:rsidDel="00000000" w:rsidR="00000000" w:rsidRPr="00000000">
        <w:rPr>
          <w:b w:val="1"/>
          <w:u w:val="single"/>
          <w:rtl w:val="0"/>
        </w:rPr>
        <w:t xml:space="preserve">the</w:t>
      </w:r>
      <w:r w:rsidDel="00000000" w:rsidR="00000000" w:rsidRPr="00000000">
        <w:rPr>
          <w:rtl w:val="0"/>
        </w:rPr>
        <w:t xml:space="preserve"> surface </w:t>
      </w:r>
      <w:r w:rsidDel="00000000" w:rsidR="00000000" w:rsidRPr="00000000">
        <w:rPr>
          <w:color w:val="0000ff"/>
          <w:rtl w:val="0"/>
        </w:rPr>
        <w:t xml:space="preserve">is coated</w:t>
      </w:r>
      <w:r w:rsidDel="00000000" w:rsidR="00000000" w:rsidRPr="00000000">
        <w:rPr>
          <w:rtl w:val="0"/>
        </w:rPr>
        <w:t xml:space="preserve"> with </w:t>
      </w:r>
      <w:r w:rsidDel="00000000" w:rsidR="00000000" w:rsidRPr="00000000">
        <w:rPr>
          <w:b w:val="1"/>
          <w:u w:val="single"/>
          <w:rtl w:val="0"/>
        </w:rPr>
        <w:t xml:space="preserve">a</w:t>
      </w:r>
      <w:r w:rsidDel="00000000" w:rsidR="00000000" w:rsidRPr="00000000">
        <w:rPr>
          <w:rtl w:val="0"/>
        </w:rPr>
        <w:t xml:space="preserve"> layer of zinc </w:t>
      </w:r>
      <w:r w:rsidDel="00000000" w:rsidR="00000000" w:rsidRPr="00000000">
        <w:rPr>
          <w:color w:val="0000ff"/>
          <w:rtl w:val="0"/>
        </w:rPr>
        <w:t xml:space="preserve">(in order) to</w:t>
      </w:r>
      <w:r w:rsidDel="00000000" w:rsidR="00000000" w:rsidRPr="00000000">
        <w:rPr>
          <w:rtl w:val="0"/>
        </w:rPr>
        <w:t xml:space="preserve"> prevent corrosion.</w:t>
      </w:r>
      <w:r w:rsidDel="00000000" w:rsidR="00000000" w:rsidRPr="00000000">
        <w:rPr>
          <w:rtl w:val="0"/>
        </w:rPr>
      </w:r>
    </w:p>
    <w:p w:rsidR="00000000" w:rsidDel="00000000" w:rsidP="00000000" w:rsidRDefault="00000000" w:rsidRPr="00000000" w14:paraId="000000CF">
      <w:pPr>
        <w:numPr>
          <w:ilvl w:val="0"/>
          <w:numId w:val="5"/>
        </w:numPr>
        <w:ind w:left="720" w:hanging="360"/>
        <w:rPr>
          <w:u w:val="none"/>
        </w:rPr>
      </w:pPr>
      <w:r w:rsidDel="00000000" w:rsidR="00000000" w:rsidRPr="00000000">
        <w:rPr>
          <w:b w:val="1"/>
          <w:u w:val="single"/>
          <w:rtl w:val="0"/>
        </w:rPr>
        <w:t xml:space="preserve">A</w:t>
      </w:r>
      <w:r w:rsidDel="00000000" w:rsidR="00000000" w:rsidRPr="00000000">
        <w:rPr>
          <w:rtl w:val="0"/>
        </w:rPr>
        <w:t xml:space="preserve"> barney is </w:t>
      </w:r>
      <w:r w:rsidDel="00000000" w:rsidR="00000000" w:rsidRPr="00000000">
        <w:rPr>
          <w:b w:val="1"/>
          <w:u w:val="single"/>
          <w:rtl w:val="0"/>
        </w:rPr>
        <w:t xml:space="preserve">a</w:t>
      </w:r>
      <w:r w:rsidDel="00000000" w:rsidR="00000000" w:rsidRPr="00000000">
        <w:rPr>
          <w:rtl w:val="0"/>
        </w:rPr>
        <w:t xml:space="preserve"> small truck which </w:t>
      </w:r>
      <w:r w:rsidDel="00000000" w:rsidR="00000000" w:rsidRPr="00000000">
        <w:rPr>
          <w:color w:val="0000ff"/>
          <w:rtl w:val="0"/>
        </w:rPr>
        <w:t xml:space="preserve">is attached</w:t>
      </w:r>
      <w:r w:rsidDel="00000000" w:rsidR="00000000" w:rsidRPr="00000000">
        <w:rPr>
          <w:rtl w:val="0"/>
        </w:rPr>
        <w:t xml:space="preserve"> to </w:t>
      </w:r>
      <w:r w:rsidDel="00000000" w:rsidR="00000000" w:rsidRPr="00000000">
        <w:rPr>
          <w:b w:val="1"/>
          <w:u w:val="single"/>
          <w:rtl w:val="0"/>
        </w:rPr>
        <w:t xml:space="preserve">a</w:t>
      </w:r>
      <w:r w:rsidDel="00000000" w:rsidR="00000000" w:rsidRPr="00000000">
        <w:rPr>
          <w:rtl w:val="0"/>
        </w:rPr>
        <w:t xml:space="preserve"> rope or </w:t>
      </w:r>
      <w:r w:rsidDel="00000000" w:rsidR="00000000" w:rsidRPr="00000000">
        <w:rPr>
          <w:b w:val="1"/>
          <w:u w:val="single"/>
          <w:rtl w:val="0"/>
        </w:rPr>
        <w:t xml:space="preserve">(a)</w:t>
      </w:r>
      <w:r w:rsidDel="00000000" w:rsidR="00000000" w:rsidRPr="00000000">
        <w:rPr>
          <w:rtl w:val="0"/>
        </w:rPr>
        <w:t xml:space="preserve"> cable to push cars up </w:t>
      </w:r>
      <w:r w:rsidDel="00000000" w:rsidR="00000000" w:rsidRPr="00000000">
        <w:rPr>
          <w:b w:val="1"/>
          <w:u w:val="single"/>
          <w:rtl w:val="0"/>
        </w:rPr>
        <w:t xml:space="preserve">a</w:t>
      </w:r>
      <w:r w:rsidDel="00000000" w:rsidR="00000000" w:rsidRPr="00000000">
        <w:rPr>
          <w:rtl w:val="0"/>
        </w:rPr>
        <w:t xml:space="preserve"> slope or </w:t>
      </w:r>
      <w:r w:rsidDel="00000000" w:rsidR="00000000" w:rsidRPr="00000000">
        <w:rPr>
          <w:b w:val="1"/>
          <w:u w:val="single"/>
          <w:rtl w:val="0"/>
        </w:rPr>
        <w:t xml:space="preserve">an </w:t>
      </w:r>
      <w:r w:rsidDel="00000000" w:rsidR="00000000" w:rsidRPr="00000000">
        <w:rPr>
          <w:rtl w:val="0"/>
        </w:rPr>
        <w:t xml:space="preserve">inclined plane.</w:t>
      </w:r>
    </w:p>
    <w:p w:rsidR="00000000" w:rsidDel="00000000" w:rsidP="00000000" w:rsidRDefault="00000000" w:rsidRPr="00000000" w14:paraId="000000D0">
      <w:pPr>
        <w:numPr>
          <w:ilvl w:val="0"/>
          <w:numId w:val="5"/>
        </w:numPr>
        <w:ind w:left="720" w:hanging="360"/>
        <w:rPr>
          <w:u w:val="none"/>
        </w:rPr>
      </w:pPr>
      <w:r w:rsidDel="00000000" w:rsidR="00000000" w:rsidRPr="00000000">
        <w:rPr>
          <w:b w:val="1"/>
          <w:u w:val="single"/>
          <w:rtl w:val="0"/>
        </w:rPr>
        <w:t xml:space="preserve">A</w:t>
      </w:r>
      <w:r w:rsidDel="00000000" w:rsidR="00000000" w:rsidRPr="00000000">
        <w:rPr>
          <w:rtl w:val="0"/>
        </w:rPr>
        <w:t xml:space="preserve"> panel point is </w:t>
      </w:r>
      <w:r w:rsidDel="00000000" w:rsidR="00000000" w:rsidRPr="00000000">
        <w:rPr>
          <w:b w:val="1"/>
          <w:u w:val="single"/>
          <w:rtl w:val="0"/>
        </w:rPr>
        <w:t xml:space="preserve">the</w:t>
      </w:r>
      <w:r w:rsidDel="00000000" w:rsidR="00000000" w:rsidRPr="00000000">
        <w:rPr>
          <w:rtl w:val="0"/>
        </w:rPr>
        <w:t xml:space="preserve"> point in </w:t>
      </w:r>
      <w:r w:rsidDel="00000000" w:rsidR="00000000" w:rsidRPr="00000000">
        <w:rPr>
          <w:b w:val="1"/>
          <w:u w:val="single"/>
          <w:rtl w:val="0"/>
        </w:rPr>
        <w:t xml:space="preserve">a</w:t>
      </w:r>
      <w:r w:rsidDel="00000000" w:rsidR="00000000" w:rsidRPr="00000000">
        <w:rPr>
          <w:rtl w:val="0"/>
        </w:rPr>
        <w:t xml:space="preserve"> framed structure where</w:t>
      </w:r>
      <w:r w:rsidDel="00000000" w:rsidR="00000000" w:rsidRPr="00000000">
        <w:rPr>
          <w:i w:val="1"/>
          <w:color w:val="ff9900"/>
          <w:rtl w:val="0"/>
        </w:rPr>
        <w:t xml:space="preserve">(at which)</w:t>
      </w:r>
      <w:r w:rsidDel="00000000" w:rsidR="00000000" w:rsidRPr="00000000">
        <w:rPr>
          <w:rtl w:val="0"/>
        </w:rPr>
        <w:t xml:space="preserve"> </w:t>
      </w:r>
      <w:r w:rsidDel="00000000" w:rsidR="00000000" w:rsidRPr="00000000">
        <w:rPr>
          <w:b w:val="1"/>
          <w:u w:val="single"/>
          <w:rtl w:val="0"/>
        </w:rPr>
        <w:t xml:space="preserve">a</w:t>
      </w:r>
      <w:r w:rsidDel="00000000" w:rsidR="00000000" w:rsidRPr="00000000">
        <w:rPr>
          <w:rtl w:val="0"/>
        </w:rPr>
        <w:t xml:space="preserve"> vertical or </w:t>
      </w:r>
      <w:r w:rsidDel="00000000" w:rsidR="00000000" w:rsidRPr="00000000">
        <w:rPr>
          <w:b w:val="1"/>
          <w:u w:val="single"/>
          <w:rtl w:val="0"/>
        </w:rPr>
        <w:t xml:space="preserve">(a)</w:t>
      </w:r>
      <w:r w:rsidDel="00000000" w:rsidR="00000000" w:rsidRPr="00000000">
        <w:rPr>
          <w:rtl w:val="0"/>
        </w:rPr>
        <w:t xml:space="preserve"> diagonal member and </w:t>
      </w:r>
      <w:r w:rsidDel="00000000" w:rsidR="00000000" w:rsidRPr="00000000">
        <w:rPr>
          <w:b w:val="1"/>
          <w:u w:val="single"/>
          <w:rtl w:val="0"/>
        </w:rPr>
        <w:t xml:space="preserve">a</w:t>
      </w:r>
      <w:r w:rsidDel="00000000" w:rsidR="00000000" w:rsidRPr="00000000">
        <w:rPr>
          <w:rtl w:val="0"/>
        </w:rPr>
        <w:t xml:space="preserve"> chord intersect. </w:t>
      </w:r>
      <w:r w:rsidDel="00000000" w:rsidR="00000000" w:rsidRPr="00000000">
        <w:rPr>
          <w:i w:val="1"/>
          <w:color w:val="ff9900"/>
          <w:rtl w:val="0"/>
        </w:rPr>
        <w:t xml:space="preserve">(intersect at a panel point)</w:t>
      </w:r>
    </w:p>
    <w:p w:rsidR="00000000" w:rsidDel="00000000" w:rsidP="00000000" w:rsidRDefault="00000000" w:rsidRPr="00000000" w14:paraId="000000D1">
      <w:pPr>
        <w:numPr>
          <w:ilvl w:val="0"/>
          <w:numId w:val="5"/>
        </w:numPr>
        <w:ind w:left="720" w:hanging="360"/>
        <w:rPr>
          <w:u w:val="none"/>
        </w:rPr>
      </w:pPr>
      <w:r w:rsidDel="00000000" w:rsidR="00000000" w:rsidRPr="00000000">
        <w:rPr>
          <w:b w:val="1"/>
          <w:u w:val="single"/>
          <w:rtl w:val="0"/>
        </w:rPr>
        <w:t xml:space="preserve">A</w:t>
      </w:r>
      <w:r w:rsidDel="00000000" w:rsidR="00000000" w:rsidRPr="00000000">
        <w:rPr>
          <w:rtl w:val="0"/>
        </w:rPr>
        <w:t xml:space="preserve"> fixture is </w:t>
      </w:r>
      <w:r w:rsidDel="00000000" w:rsidR="00000000" w:rsidRPr="00000000">
        <w:rPr>
          <w:b w:val="1"/>
          <w:u w:val="single"/>
          <w:rtl w:val="0"/>
        </w:rPr>
        <w:t xml:space="preserve">a</w:t>
      </w:r>
      <w:r w:rsidDel="00000000" w:rsidR="00000000" w:rsidRPr="00000000">
        <w:rPr>
          <w:rtl w:val="0"/>
        </w:rPr>
        <w:t xml:space="preserve"> device which </w:t>
      </w:r>
      <w:r w:rsidDel="00000000" w:rsidR="00000000" w:rsidRPr="00000000">
        <w:rPr>
          <w:color w:val="0000ff"/>
          <w:rtl w:val="0"/>
        </w:rPr>
        <w:t xml:space="preserve">is used</w:t>
      </w:r>
      <w:r w:rsidDel="00000000" w:rsidR="00000000" w:rsidRPr="00000000">
        <w:rPr>
          <w:rtl w:val="0"/>
        </w:rPr>
        <w:t xml:space="preserve"> to hold </w:t>
      </w:r>
      <w:r w:rsidDel="00000000" w:rsidR="00000000" w:rsidRPr="00000000">
        <w:rPr>
          <w:b w:val="1"/>
          <w:u w:val="single"/>
          <w:rtl w:val="0"/>
        </w:rPr>
        <w:t xml:space="preserve">a</w:t>
      </w:r>
      <w:r w:rsidDel="00000000" w:rsidR="00000000" w:rsidRPr="00000000">
        <w:rPr>
          <w:rtl w:val="0"/>
        </w:rPr>
        <w:t xml:space="preserve"> workpiece while manufacturing operations are performed on </w:t>
      </w:r>
      <w:r w:rsidDel="00000000" w:rsidR="00000000" w:rsidRPr="00000000">
        <w:rPr>
          <w:b w:val="1"/>
          <w:u w:val="single"/>
          <w:rtl w:val="0"/>
        </w:rPr>
        <w:t xml:space="preserve">the</w:t>
      </w:r>
      <w:r w:rsidDel="00000000" w:rsidR="00000000" w:rsidRPr="00000000">
        <w:rPr>
          <w:rtl w:val="0"/>
        </w:rPr>
        <w:t xml:space="preserve"> workpiece.</w:t>
      </w:r>
    </w:p>
    <w:p w:rsidR="00000000" w:rsidDel="00000000" w:rsidP="00000000" w:rsidRDefault="00000000" w:rsidRPr="00000000" w14:paraId="000000D2">
      <w:pPr>
        <w:numPr>
          <w:ilvl w:val="0"/>
          <w:numId w:val="5"/>
        </w:numPr>
        <w:ind w:left="720" w:hanging="360"/>
        <w:rPr>
          <w:u w:val="none"/>
        </w:rPr>
      </w:pPr>
      <w:r w:rsidDel="00000000" w:rsidR="00000000" w:rsidRPr="00000000">
        <w:rPr>
          <w:b w:val="1"/>
          <w:u w:val="single"/>
          <w:rtl w:val="0"/>
        </w:rPr>
        <w:t xml:space="preserve">(x)</w:t>
      </w:r>
      <w:r w:rsidDel="00000000" w:rsidR="00000000" w:rsidRPr="00000000">
        <w:rPr>
          <w:rtl w:val="0"/>
        </w:rPr>
        <w:t xml:space="preserve"> Surface irrigation is </w:t>
      </w:r>
      <w:r w:rsidDel="00000000" w:rsidR="00000000" w:rsidRPr="00000000">
        <w:rPr>
          <w:b w:val="1"/>
          <w:u w:val="single"/>
          <w:rtl w:val="0"/>
        </w:rPr>
        <w:t xml:space="preserve">a</w:t>
      </w:r>
      <w:r w:rsidDel="00000000" w:rsidR="00000000" w:rsidRPr="00000000">
        <w:rPr>
          <w:rtl w:val="0"/>
        </w:rPr>
        <w:t xml:space="preserve"> broad class of irrigation methods </w:t>
      </w:r>
      <w:r w:rsidDel="00000000" w:rsidR="00000000" w:rsidRPr="00000000">
        <w:rPr>
          <w:rtl w:val="0"/>
        </w:rPr>
        <w:t xml:space="preserve">by</w:t>
      </w:r>
      <w:r w:rsidDel="00000000" w:rsidR="00000000" w:rsidRPr="00000000">
        <w:rPr>
          <w:rtl w:val="0"/>
        </w:rPr>
        <w:t xml:space="preserve"> which water is distributed over </w:t>
      </w:r>
      <w:r w:rsidDel="00000000" w:rsidR="00000000" w:rsidRPr="00000000">
        <w:rPr>
          <w:b w:val="1"/>
          <w:u w:val="single"/>
          <w:rtl w:val="0"/>
        </w:rPr>
        <w:t xml:space="preserve">the</w:t>
      </w:r>
      <w:r w:rsidDel="00000000" w:rsidR="00000000" w:rsidRPr="00000000">
        <w:rPr>
          <w:rtl w:val="0"/>
        </w:rPr>
        <w:t xml:space="preserve"> soil surface by gravity flow.</w:t>
      </w:r>
    </w:p>
    <w:p w:rsidR="00000000" w:rsidDel="00000000" w:rsidP="00000000" w:rsidRDefault="00000000" w:rsidRPr="00000000" w14:paraId="000000D3">
      <w:pPr>
        <w:numPr>
          <w:ilvl w:val="0"/>
          <w:numId w:val="5"/>
        </w:numPr>
        <w:ind w:left="720" w:hanging="360"/>
      </w:pPr>
      <w:r w:rsidDel="00000000" w:rsidR="00000000" w:rsidRPr="00000000">
        <w:rPr>
          <w:rtl w:val="0"/>
        </w:rPr>
        <w:t xml:space="preserve">Column flotation is </w:t>
      </w:r>
      <w:r w:rsidDel="00000000" w:rsidR="00000000" w:rsidRPr="00000000">
        <w:rPr>
          <w:b w:val="1"/>
          <w:u w:val="single"/>
          <w:rtl w:val="0"/>
        </w:rPr>
        <w:t xml:space="preserve">a</w:t>
      </w:r>
      <w:r w:rsidDel="00000000" w:rsidR="00000000" w:rsidRPr="00000000">
        <w:rPr>
          <w:rtl w:val="0"/>
        </w:rPr>
        <w:t xml:space="preserve"> </w:t>
      </w:r>
      <w:r w:rsidDel="00000000" w:rsidR="00000000" w:rsidRPr="00000000">
        <w:rPr>
          <w:rtl w:val="0"/>
        </w:rPr>
        <w:t xml:space="preserve">precombustion</w:t>
      </w:r>
      <w:r w:rsidDel="00000000" w:rsidR="00000000" w:rsidRPr="00000000">
        <w:rPr>
          <w:rtl w:val="0"/>
        </w:rPr>
        <w:t xml:space="preserve"> coal cleaning technology </w:t>
      </w:r>
      <w:r w:rsidDel="00000000" w:rsidR="00000000" w:rsidRPr="00000000">
        <w:rPr>
          <w:b w:val="1"/>
          <w:color w:val="ff00ff"/>
          <w:rtl w:val="0"/>
        </w:rPr>
        <w:t xml:space="preserve">in</w:t>
      </w:r>
      <w:r w:rsidDel="00000000" w:rsidR="00000000" w:rsidRPr="00000000">
        <w:rPr>
          <w:rtl w:val="0"/>
        </w:rPr>
        <w:t xml:space="preserve"> </w:t>
      </w:r>
      <w:r w:rsidDel="00000000" w:rsidR="00000000" w:rsidRPr="00000000">
        <w:rPr>
          <w:rtl w:val="0"/>
        </w:rPr>
        <w:t xml:space="preserve">which </w:t>
      </w:r>
      <w:r w:rsidDel="00000000" w:rsidR="00000000" w:rsidRPr="00000000">
        <w:rPr>
          <w:b w:val="1"/>
          <w:u w:val="single"/>
          <w:rtl w:val="0"/>
        </w:rPr>
        <w:t xml:space="preserve">(x)</w:t>
      </w:r>
      <w:r w:rsidDel="00000000" w:rsidR="00000000" w:rsidRPr="00000000">
        <w:rPr>
          <w:rtl w:val="0"/>
        </w:rPr>
        <w:t xml:space="preserve"> coal particles </w:t>
      </w:r>
      <w:r w:rsidDel="00000000" w:rsidR="00000000" w:rsidRPr="00000000">
        <w:rPr>
          <w:b w:val="1"/>
          <w:color w:val="ff00ff"/>
          <w:rtl w:val="0"/>
        </w:rPr>
        <w:t xml:space="preserve">attach</w:t>
      </w:r>
      <w:r w:rsidDel="00000000" w:rsidR="00000000" w:rsidRPr="00000000">
        <w:rPr>
          <w:rtl w:val="0"/>
        </w:rPr>
        <w:t xml:space="preserve"> to </w:t>
      </w:r>
      <w:r w:rsidDel="00000000" w:rsidR="00000000" w:rsidRPr="00000000">
        <w:rPr>
          <w:b w:val="1"/>
          <w:u w:val="single"/>
          <w:rtl w:val="0"/>
        </w:rPr>
        <w:t xml:space="preserve">(x)</w:t>
      </w:r>
      <w:r w:rsidDel="00000000" w:rsidR="00000000" w:rsidRPr="00000000">
        <w:rPr>
          <w:rtl w:val="0"/>
        </w:rPr>
        <w:t xml:space="preserve"> air bubbles that rise in </w:t>
      </w:r>
      <w:r w:rsidDel="00000000" w:rsidR="00000000" w:rsidRPr="00000000">
        <w:rPr>
          <w:b w:val="1"/>
          <w:u w:val="single"/>
          <w:rtl w:val="0"/>
        </w:rPr>
        <w:t xml:space="preserve">a</w:t>
      </w:r>
      <w:r w:rsidDel="00000000" w:rsidR="00000000" w:rsidRPr="00000000">
        <w:rPr>
          <w:rtl w:val="0"/>
        </w:rPr>
        <w:t xml:space="preserve"> vertical column. </w:t>
      </w:r>
      <w:r w:rsidDel="00000000" w:rsidR="00000000" w:rsidRPr="00000000">
        <w:rPr>
          <w:i w:val="1"/>
          <w:color w:val="ff9900"/>
          <w:rtl w:val="0"/>
        </w:rPr>
        <w:t xml:space="preserve">จับได้เอง</w:t>
      </w:r>
    </w:p>
    <w:p w:rsidR="00000000" w:rsidDel="00000000" w:rsidP="00000000" w:rsidRDefault="00000000" w:rsidRPr="00000000" w14:paraId="000000D4">
      <w:pPr>
        <w:numPr>
          <w:ilvl w:val="0"/>
          <w:numId w:val="5"/>
        </w:numPr>
        <w:ind w:left="720" w:hanging="360"/>
      </w:pPr>
      <w:r w:rsidDel="00000000" w:rsidR="00000000" w:rsidRPr="00000000">
        <w:rPr>
          <w:rtl w:val="0"/>
        </w:rPr>
        <w:t xml:space="preserve">Ampacity is </w:t>
      </w:r>
      <w:r w:rsidDel="00000000" w:rsidR="00000000" w:rsidRPr="00000000">
        <w:rPr>
          <w:b w:val="1"/>
          <w:color w:val="ff00ff"/>
          <w:u w:val="single"/>
          <w:rtl w:val="0"/>
        </w:rPr>
        <w:t xml:space="preserve">the</w:t>
      </w:r>
      <w:r w:rsidDel="00000000" w:rsidR="00000000" w:rsidRPr="00000000">
        <w:rPr>
          <w:rtl w:val="0"/>
        </w:rPr>
        <w:t xml:space="preserve"> </w:t>
      </w:r>
      <w:r w:rsidDel="00000000" w:rsidR="00000000" w:rsidRPr="00000000">
        <w:rPr>
          <w:rtl w:val="0"/>
        </w:rPr>
        <w:t xml:space="preserve">amount of current through which </w:t>
      </w:r>
      <w:r w:rsidDel="00000000" w:rsidR="00000000" w:rsidRPr="00000000">
        <w:rPr>
          <w:b w:val="1"/>
          <w:u w:val="single"/>
          <w:rtl w:val="0"/>
        </w:rPr>
        <w:t xml:space="preserve">a</w:t>
      </w:r>
      <w:r w:rsidDel="00000000" w:rsidR="00000000" w:rsidRPr="00000000">
        <w:rPr>
          <w:rtl w:val="0"/>
        </w:rPr>
        <w:t xml:space="preserve"> conductor can carry without exceed</w:t>
      </w:r>
      <w:r w:rsidDel="00000000" w:rsidR="00000000" w:rsidRPr="00000000">
        <w:rPr>
          <w:color w:val="0000ff"/>
          <w:rtl w:val="0"/>
        </w:rPr>
        <w:t xml:space="preserve">ing</w:t>
      </w:r>
      <w:r w:rsidDel="00000000" w:rsidR="00000000" w:rsidRPr="00000000">
        <w:rPr>
          <w:rtl w:val="0"/>
        </w:rPr>
        <w:t xml:space="preserve"> its specified temperature in amperes. </w:t>
      </w:r>
      <w:r w:rsidDel="00000000" w:rsidR="00000000" w:rsidRPr="00000000">
        <w:rPr>
          <w:i w:val="1"/>
          <w:color w:val="ff9900"/>
          <w:rtl w:val="0"/>
        </w:rPr>
        <w:t xml:space="preserve">(carry through)</w:t>
      </w:r>
    </w:p>
    <w:p w:rsidR="00000000" w:rsidDel="00000000" w:rsidP="00000000" w:rsidRDefault="00000000" w:rsidRPr="00000000" w14:paraId="000000D5">
      <w:pPr>
        <w:numPr>
          <w:ilvl w:val="0"/>
          <w:numId w:val="5"/>
        </w:numPr>
        <w:ind w:left="720" w:hanging="360"/>
      </w:pPr>
      <w:r w:rsidDel="00000000" w:rsidR="00000000" w:rsidRPr="00000000">
        <w:rPr>
          <w:rtl w:val="0"/>
        </w:rPr>
        <w:t xml:space="preserve">Oxidation pond is </w:t>
      </w:r>
      <w:r w:rsidDel="00000000" w:rsidR="00000000" w:rsidRPr="00000000">
        <w:rPr>
          <w:b w:val="1"/>
          <w:u w:val="single"/>
          <w:rtl w:val="0"/>
        </w:rPr>
        <w:t xml:space="preserve">a</w:t>
      </w:r>
      <w:r w:rsidDel="00000000" w:rsidR="00000000" w:rsidRPr="00000000">
        <w:rPr>
          <w:rtl w:val="0"/>
        </w:rPr>
        <w:t xml:space="preserve"> shallow lagoon in which wastewater </w:t>
      </w:r>
      <w:r w:rsidDel="00000000" w:rsidR="00000000" w:rsidRPr="00000000">
        <w:rPr>
          <w:color w:val="0000ff"/>
          <w:rtl w:val="0"/>
        </w:rPr>
        <w:t xml:space="preserve">is purified</w:t>
      </w:r>
      <w:r w:rsidDel="00000000" w:rsidR="00000000" w:rsidRPr="00000000">
        <w:rPr>
          <w:rtl w:val="0"/>
        </w:rPr>
        <w:t xml:space="preserve"> by sedimentation as well as </w:t>
      </w:r>
      <w:r w:rsidDel="00000000" w:rsidR="00000000" w:rsidRPr="00000000">
        <w:rPr>
          <w:b w:val="1"/>
          <w:u w:val="single"/>
          <w:rtl w:val="0"/>
        </w:rPr>
        <w:t xml:space="preserve">(x)</w:t>
      </w:r>
      <w:r w:rsidDel="00000000" w:rsidR="00000000" w:rsidRPr="00000000">
        <w:rPr>
          <w:rtl w:val="0"/>
        </w:rPr>
        <w:t xml:space="preserve"> aerobic and anaerobic treatment.</w:t>
      </w:r>
    </w:p>
    <w:p w:rsidR="00000000" w:rsidDel="00000000" w:rsidP="00000000" w:rsidRDefault="00000000" w:rsidRPr="00000000" w14:paraId="000000D6">
      <w:pPr>
        <w:numPr>
          <w:ilvl w:val="0"/>
          <w:numId w:val="5"/>
        </w:numPr>
        <w:ind w:left="720" w:hanging="360"/>
      </w:pPr>
      <w:r w:rsidDel="00000000" w:rsidR="00000000" w:rsidRPr="00000000">
        <w:rPr>
          <w:rtl w:val="0"/>
        </w:rPr>
        <w:t xml:space="preserve">Conventional gas is </w:t>
      </w:r>
      <w:r w:rsidDel="00000000" w:rsidR="00000000" w:rsidRPr="00000000">
        <w:rPr>
          <w:b w:val="1"/>
          <w:u w:val="single"/>
          <w:rtl w:val="0"/>
        </w:rPr>
        <w:t xml:space="preserve">a</w:t>
      </w:r>
      <w:r w:rsidDel="00000000" w:rsidR="00000000" w:rsidRPr="00000000">
        <w:rPr>
          <w:rtl w:val="0"/>
        </w:rPr>
        <w:t xml:space="preserve"> natural gas which occur</w:t>
      </w:r>
      <w:r w:rsidDel="00000000" w:rsidR="00000000" w:rsidRPr="00000000">
        <w:rPr>
          <w:color w:val="0000ff"/>
          <w:rtl w:val="0"/>
        </w:rPr>
        <w:t xml:space="preserve">s</w:t>
      </w:r>
      <w:r w:rsidDel="00000000" w:rsidR="00000000" w:rsidRPr="00000000">
        <w:rPr>
          <w:rtl w:val="0"/>
        </w:rPr>
        <w:t xml:space="preserve"> in </w:t>
      </w:r>
      <w:r w:rsidDel="00000000" w:rsidR="00000000" w:rsidRPr="00000000">
        <w:rPr>
          <w:b w:val="1"/>
          <w:u w:val="single"/>
          <w:rtl w:val="0"/>
        </w:rPr>
        <w:t xml:space="preserve">a</w:t>
      </w:r>
      <w:r w:rsidDel="00000000" w:rsidR="00000000" w:rsidRPr="00000000">
        <w:rPr>
          <w:rtl w:val="0"/>
        </w:rPr>
        <w:t xml:space="preserve"> normal and </w:t>
      </w:r>
      <w:r w:rsidDel="00000000" w:rsidR="00000000" w:rsidRPr="00000000">
        <w:rPr>
          <w:b w:val="1"/>
          <w:u w:val="single"/>
          <w:rtl w:val="0"/>
        </w:rPr>
        <w:t xml:space="preserve">(a)</w:t>
      </w:r>
      <w:r w:rsidDel="00000000" w:rsidR="00000000" w:rsidRPr="00000000">
        <w:rPr>
          <w:rtl w:val="0"/>
        </w:rPr>
        <w:t xml:space="preserve"> permeable reservoir rock in </w:t>
      </w:r>
      <w:r w:rsidDel="00000000" w:rsidR="00000000" w:rsidRPr="00000000">
        <w:rPr>
          <w:b w:val="1"/>
          <w:u w:val="single"/>
          <w:rtl w:val="0"/>
        </w:rPr>
        <w:t xml:space="preserve">a</w:t>
      </w:r>
      <w:r w:rsidDel="00000000" w:rsidR="00000000" w:rsidRPr="00000000">
        <w:rPr>
          <w:rtl w:val="0"/>
        </w:rPr>
        <w:t xml:space="preserve"> gaseous or crude oil form. </w:t>
      </w:r>
      <w:r w:rsidDel="00000000" w:rsidR="00000000" w:rsidRPr="00000000">
        <w:rPr>
          <w:i w:val="1"/>
          <w:color w:val="ff9900"/>
          <w:rtl w:val="0"/>
        </w:rPr>
        <w:t xml:space="preserve">(a … form)</w:t>
      </w:r>
    </w:p>
    <w:p w:rsidR="00000000" w:rsidDel="00000000" w:rsidP="00000000" w:rsidRDefault="00000000" w:rsidRPr="00000000" w14:paraId="000000D7">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pick path </w:t>
      </w:r>
      <w:r w:rsidDel="00000000" w:rsidR="00000000" w:rsidRPr="00000000">
        <w:rPr>
          <w:rtl w:val="0"/>
        </w:rPr>
        <w:t xml:space="preserve">is </w:t>
      </w:r>
      <w:r w:rsidDel="00000000" w:rsidR="00000000" w:rsidRPr="00000000">
        <w:rPr>
          <w:b w:val="1"/>
          <w:u w:val="single"/>
          <w:rtl w:val="0"/>
        </w:rPr>
        <w:t xml:space="preserve">a/the</w:t>
      </w:r>
      <w:r w:rsidDel="00000000" w:rsidR="00000000" w:rsidRPr="00000000">
        <w:rPr>
          <w:rtl w:val="0"/>
        </w:rPr>
        <w:t xml:space="preserve"> route in </w:t>
      </w:r>
      <w:r w:rsidDel="00000000" w:rsidR="00000000" w:rsidRPr="00000000">
        <w:rPr>
          <w:b w:val="1"/>
          <w:u w:val="single"/>
          <w:rtl w:val="0"/>
        </w:rPr>
        <w:t xml:space="preserve">a</w:t>
      </w:r>
      <w:r w:rsidDel="00000000" w:rsidR="00000000" w:rsidRPr="00000000">
        <w:rPr>
          <w:rtl w:val="0"/>
        </w:rPr>
        <w:t xml:space="preserve"> picking area which a picker follows to complete its picking tasks. </w:t>
      </w:r>
      <w:r w:rsidDel="00000000" w:rsidR="00000000" w:rsidRPr="00000000">
        <w:rPr>
          <w:i w:val="1"/>
          <w:color w:val="ff9900"/>
          <w:rtl w:val="0"/>
        </w:rPr>
        <w:t xml:space="preserve">(a picker follows a pick path)</w:t>
      </w:r>
    </w:p>
    <w:p w:rsidR="00000000" w:rsidDel="00000000" w:rsidP="00000000" w:rsidRDefault="00000000" w:rsidRPr="00000000" w14:paraId="000000D8">
      <w:pPr>
        <w:numPr>
          <w:ilvl w:val="0"/>
          <w:numId w:val="5"/>
        </w:numPr>
        <w:ind w:left="720" w:hanging="360"/>
      </w:pPr>
      <w:r w:rsidDel="00000000" w:rsidR="00000000" w:rsidRPr="00000000">
        <w:rPr>
          <w:b w:val="1"/>
          <w:u w:val="single"/>
          <w:rtl w:val="0"/>
        </w:rPr>
        <w:t xml:space="preserve">The</w:t>
      </w:r>
      <w:r w:rsidDel="00000000" w:rsidR="00000000" w:rsidRPr="00000000">
        <w:rPr>
          <w:rtl w:val="0"/>
        </w:rPr>
        <w:t xml:space="preserve"> ignition temperature is </w:t>
      </w:r>
      <w:r w:rsidDel="00000000" w:rsidR="00000000" w:rsidRPr="00000000">
        <w:rPr>
          <w:b w:val="1"/>
          <w:u w:val="single"/>
          <w:rtl w:val="0"/>
        </w:rPr>
        <w:t xml:space="preserve">the</w:t>
      </w:r>
      <w:r w:rsidDel="00000000" w:rsidR="00000000" w:rsidRPr="00000000">
        <w:rPr>
          <w:rtl w:val="0"/>
        </w:rPr>
        <w:t xml:space="preserve"> minimum temperature to which </w:t>
      </w:r>
      <w:r w:rsidDel="00000000" w:rsidR="00000000" w:rsidRPr="00000000">
        <w:rPr>
          <w:b w:val="1"/>
          <w:u w:val="single"/>
          <w:rtl w:val="0"/>
        </w:rPr>
        <w:t xml:space="preserve">a (type or x)</w:t>
      </w:r>
      <w:r w:rsidDel="00000000" w:rsidR="00000000" w:rsidRPr="00000000">
        <w:rPr>
          <w:rtl w:val="0"/>
        </w:rPr>
        <w:t xml:space="preserve"> fuel in </w:t>
      </w:r>
      <w:r w:rsidDel="00000000" w:rsidR="00000000" w:rsidRPr="00000000">
        <w:rPr>
          <w:b w:val="1"/>
          <w:u w:val="single"/>
          <w:rtl w:val="0"/>
        </w:rPr>
        <w:t xml:space="preserve">the</w:t>
      </w:r>
      <w:r w:rsidDel="00000000" w:rsidR="00000000" w:rsidRPr="00000000">
        <w:rPr>
          <w:rtl w:val="0"/>
        </w:rPr>
        <w:t xml:space="preserve"> air must </w:t>
      </w:r>
      <w:r w:rsidDel="00000000" w:rsidR="00000000" w:rsidRPr="00000000">
        <w:rPr>
          <w:color w:val="0000ff"/>
          <w:rtl w:val="0"/>
        </w:rPr>
        <w:t xml:space="preserve">be heated</w:t>
      </w:r>
      <w:r w:rsidDel="00000000" w:rsidR="00000000" w:rsidRPr="00000000">
        <w:rPr>
          <w:rtl w:val="0"/>
        </w:rPr>
        <w:t xml:space="preserve"> to start self-sustained combustion. </w:t>
      </w:r>
      <w:r w:rsidDel="00000000" w:rsidR="00000000" w:rsidRPr="00000000">
        <w:rPr>
          <w:i w:val="1"/>
          <w:color w:val="ff9900"/>
          <w:rtl w:val="0"/>
        </w:rPr>
        <w:t xml:space="preserve">(to which เพราะต้องไล่อุณหภูมิจากต่ำไปสูง)</w:t>
      </w:r>
    </w:p>
    <w:p w:rsidR="00000000" w:rsidDel="00000000" w:rsidP="00000000" w:rsidRDefault="00000000" w:rsidRPr="00000000" w14:paraId="000000D9">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field-effect transistor is </w:t>
      </w:r>
      <w:r w:rsidDel="00000000" w:rsidR="00000000" w:rsidRPr="00000000">
        <w:rPr>
          <w:b w:val="1"/>
          <w:u w:val="single"/>
          <w:rtl w:val="0"/>
        </w:rPr>
        <w:t xml:space="preserve">a</w:t>
      </w:r>
      <w:r w:rsidDel="00000000" w:rsidR="00000000" w:rsidRPr="00000000">
        <w:rPr>
          <w:rtl w:val="0"/>
        </w:rPr>
        <w:t xml:space="preserve"> transistor </w:t>
      </w:r>
      <w:r w:rsidDel="00000000" w:rsidR="00000000" w:rsidRPr="00000000">
        <w:rPr>
          <w:rtl w:val="0"/>
        </w:rPr>
        <w:t xml:space="preserve">in</w:t>
      </w:r>
      <w:r w:rsidDel="00000000" w:rsidR="00000000" w:rsidRPr="00000000">
        <w:rPr>
          <w:rtl w:val="0"/>
        </w:rPr>
        <w:t xml:space="preserve"> which </w:t>
      </w:r>
      <w:r w:rsidDel="00000000" w:rsidR="00000000" w:rsidRPr="00000000">
        <w:rPr>
          <w:b w:val="1"/>
          <w:u w:val="single"/>
          <w:rtl w:val="0"/>
        </w:rPr>
        <w:t xml:space="preserve">the</w:t>
      </w:r>
      <w:r w:rsidDel="00000000" w:rsidR="00000000" w:rsidRPr="00000000">
        <w:rPr>
          <w:rtl w:val="0"/>
        </w:rPr>
        <w:t xml:space="preserve"> voltage on one terminal creates a field that allows or disallows conduction between </w:t>
      </w:r>
      <w:r w:rsidDel="00000000" w:rsidR="00000000" w:rsidRPr="00000000">
        <w:rPr>
          <w:b w:val="1"/>
          <w:u w:val="single"/>
          <w:rtl w:val="0"/>
        </w:rPr>
        <w:t xml:space="preserve">the</w:t>
      </w:r>
      <w:r w:rsidDel="00000000" w:rsidR="00000000" w:rsidRPr="00000000">
        <w:rPr>
          <w:rtl w:val="0"/>
        </w:rPr>
        <w:t xml:space="preserve"> other two terminals. </w:t>
        <w:br w:type="textWrapping"/>
      </w:r>
      <w:r w:rsidDel="00000000" w:rsidR="00000000" w:rsidRPr="00000000">
        <w:rPr>
          <w:i w:val="1"/>
          <w:color w:val="ff9900"/>
          <w:rtl w:val="0"/>
        </w:rPr>
        <w:t xml:space="preserve">Field = เกิดข้างใน = ใช้ in</w:t>
      </w:r>
    </w:p>
    <w:p w:rsidR="00000000" w:rsidDel="00000000" w:rsidP="00000000" w:rsidRDefault="00000000" w:rsidRPr="00000000" w14:paraId="000000DA">
      <w:pPr>
        <w:numPr>
          <w:ilvl w:val="0"/>
          <w:numId w:val="5"/>
        </w:numPr>
        <w:ind w:left="720" w:hanging="360"/>
      </w:pPr>
      <w:r w:rsidDel="00000000" w:rsidR="00000000" w:rsidRPr="00000000">
        <w:rPr>
          <w:rtl w:val="0"/>
        </w:rPr>
        <w:t xml:space="preserve">Random location storage is </w:t>
      </w:r>
      <w:r w:rsidDel="00000000" w:rsidR="00000000" w:rsidRPr="00000000">
        <w:rPr>
          <w:b w:val="1"/>
          <w:u w:val="single"/>
          <w:rtl w:val="0"/>
        </w:rPr>
        <w:t xml:space="preserve">a</w:t>
      </w:r>
      <w:r w:rsidDel="00000000" w:rsidR="00000000" w:rsidRPr="00000000">
        <w:rPr>
          <w:rtl w:val="0"/>
        </w:rPr>
        <w:t xml:space="preserve"> storage method by which </w:t>
      </w:r>
      <w:r w:rsidDel="00000000" w:rsidR="00000000" w:rsidRPr="00000000">
        <w:rPr>
          <w:b w:val="1"/>
          <w:u w:val="single"/>
          <w:rtl w:val="0"/>
        </w:rPr>
        <w:t xml:space="preserve">a</w:t>
      </w:r>
      <w:r w:rsidDel="00000000" w:rsidR="00000000" w:rsidRPr="00000000">
        <w:rPr>
          <w:rtl w:val="0"/>
        </w:rPr>
        <w:t xml:space="preserve"> product </w:t>
      </w:r>
      <w:r w:rsidDel="00000000" w:rsidR="00000000" w:rsidRPr="00000000">
        <w:rPr>
          <w:color w:val="0000ff"/>
          <w:rtl w:val="0"/>
        </w:rPr>
        <w:t xml:space="preserve">is stored</w:t>
      </w:r>
      <w:r w:rsidDel="00000000" w:rsidR="00000000" w:rsidRPr="00000000">
        <w:rPr>
          <w:rtl w:val="0"/>
        </w:rPr>
        <w:t xml:space="preserve"> in any location.</w:t>
      </w:r>
    </w:p>
    <w:p w:rsidR="00000000" w:rsidDel="00000000" w:rsidP="00000000" w:rsidRDefault="00000000" w:rsidRPr="00000000" w14:paraId="000000DB">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meridian is a surveyed longitudinal reference line </w:t>
      </w:r>
      <w:r w:rsidDel="00000000" w:rsidR="00000000" w:rsidRPr="00000000">
        <w:rPr>
          <w:b w:val="1"/>
          <w:color w:val="ff00ff"/>
          <w:rtl w:val="0"/>
        </w:rPr>
        <w:t xml:space="preserve">from</w:t>
      </w:r>
      <w:r w:rsidDel="00000000" w:rsidR="00000000" w:rsidRPr="00000000">
        <w:rPr>
          <w:rtl w:val="0"/>
        </w:rPr>
        <w:t xml:space="preserve"> which ranges </w:t>
      </w:r>
      <w:r w:rsidDel="00000000" w:rsidR="00000000" w:rsidRPr="00000000">
        <w:rPr>
          <w:color w:val="0000ff"/>
          <w:rtl w:val="0"/>
        </w:rPr>
        <w:t xml:space="preserve">are surveyed</w:t>
      </w:r>
      <w:r w:rsidDel="00000000" w:rsidR="00000000" w:rsidRPr="00000000">
        <w:rPr>
          <w:rtl w:val="0"/>
        </w:rPr>
        <w:t xml:space="preserve"> to the east and the west.</w:t>
      </w:r>
    </w:p>
    <w:p w:rsidR="00000000" w:rsidDel="00000000" w:rsidP="00000000" w:rsidRDefault="00000000" w:rsidRPr="00000000" w14:paraId="000000DC">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gore is </w:t>
      </w:r>
      <w:r w:rsidDel="00000000" w:rsidR="00000000" w:rsidRPr="00000000">
        <w:rPr>
          <w:b w:val="1"/>
          <w:u w:val="single"/>
          <w:rtl w:val="0"/>
        </w:rPr>
        <w:t xml:space="preserve">a</w:t>
      </w:r>
      <w:r w:rsidDel="00000000" w:rsidR="00000000" w:rsidRPr="00000000">
        <w:rPr>
          <w:rtl w:val="0"/>
        </w:rPr>
        <w:t xml:space="preserve"> thin triangular plot of land whose</w:t>
      </w:r>
      <w:r w:rsidDel="00000000" w:rsidR="00000000" w:rsidRPr="00000000">
        <w:rPr>
          <w:i w:val="1"/>
          <w:color w:val="ff9900"/>
          <w:rtl w:val="0"/>
        </w:rPr>
        <w:t xml:space="preserve">(of which)</w:t>
      </w:r>
      <w:r w:rsidDel="00000000" w:rsidR="00000000" w:rsidRPr="00000000">
        <w:rPr>
          <w:rtl w:val="0"/>
        </w:rPr>
        <w:t xml:space="preserve"> </w:t>
      </w:r>
      <w:r w:rsidDel="00000000" w:rsidR="00000000" w:rsidRPr="00000000">
        <w:rPr>
          <w:b w:val="1"/>
          <w:u w:val="single"/>
          <w:rtl w:val="0"/>
        </w:rPr>
        <w:t xml:space="preserve">the</w:t>
      </w:r>
      <w:r w:rsidDel="00000000" w:rsidR="00000000" w:rsidRPr="00000000">
        <w:rPr>
          <w:rtl w:val="0"/>
        </w:rPr>
        <w:t xml:space="preserve"> boundaries are defined by surveying </w:t>
      </w:r>
      <w:r w:rsidDel="00000000" w:rsidR="00000000" w:rsidRPr="00000000">
        <w:rPr>
          <w:b w:val="1"/>
          <w:u w:val="single"/>
          <w:rtl w:val="0"/>
        </w:rPr>
        <w:t xml:space="preserve">(x/the)</w:t>
      </w:r>
      <w:r w:rsidDel="00000000" w:rsidR="00000000" w:rsidRPr="00000000">
        <w:rPr>
          <w:rtl w:val="0"/>
        </w:rPr>
        <w:t xml:space="preserve"> adjacent properties. </w:t>
      </w:r>
      <w:r w:rsidDel="00000000" w:rsidR="00000000" w:rsidRPr="00000000">
        <w:rPr>
          <w:i w:val="1"/>
          <w:color w:val="ff9900"/>
          <w:rtl w:val="0"/>
        </w:rPr>
        <w:t xml:space="preserve">(boundaries of land)</w:t>
      </w:r>
      <w:r w:rsidDel="00000000" w:rsidR="00000000" w:rsidRPr="00000000">
        <w:rPr>
          <w:rtl w:val="0"/>
        </w:rPr>
      </w:r>
    </w:p>
    <w:p w:rsidR="00000000" w:rsidDel="00000000" w:rsidP="00000000" w:rsidRDefault="00000000" w:rsidRPr="00000000" w14:paraId="000000DD">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rack-supported building is </w:t>
      </w:r>
      <w:r w:rsidDel="00000000" w:rsidR="00000000" w:rsidRPr="00000000">
        <w:rPr>
          <w:b w:val="1"/>
          <w:u w:val="single"/>
          <w:rtl w:val="0"/>
        </w:rPr>
        <w:t xml:space="preserve">a</w:t>
      </w:r>
      <w:r w:rsidDel="00000000" w:rsidR="00000000" w:rsidRPr="00000000">
        <w:rPr>
          <w:rtl w:val="0"/>
        </w:rPr>
        <w:t xml:space="preserve"> warehouse design which includes </w:t>
      </w:r>
      <w:r w:rsidDel="00000000" w:rsidR="00000000" w:rsidRPr="00000000">
        <w:rPr>
          <w:b w:val="1"/>
          <w:u w:val="single"/>
          <w:rtl w:val="0"/>
        </w:rPr>
        <w:t xml:space="preserve">(x)</w:t>
      </w:r>
      <w:r w:rsidDel="00000000" w:rsidR="00000000" w:rsidRPr="00000000">
        <w:rPr>
          <w:rtl w:val="0"/>
        </w:rPr>
        <w:t xml:space="preserve"> structural pallet racks to support </w:t>
      </w:r>
      <w:r w:rsidDel="00000000" w:rsidR="00000000" w:rsidRPr="00000000">
        <w:rPr>
          <w:b w:val="1"/>
          <w:u w:val="single"/>
          <w:rtl w:val="0"/>
        </w:rPr>
        <w:t xml:space="preserve">the</w:t>
      </w:r>
      <w:r w:rsidDel="00000000" w:rsidR="00000000" w:rsidRPr="00000000">
        <w:rPr>
          <w:rtl w:val="0"/>
        </w:rPr>
        <w:t xml:space="preserve"> roof of </w:t>
      </w:r>
      <w:r w:rsidDel="00000000" w:rsidR="00000000" w:rsidRPr="00000000">
        <w:rPr>
          <w:b w:val="1"/>
          <w:u w:val="single"/>
          <w:rtl w:val="0"/>
        </w:rPr>
        <w:t xml:space="preserve">a</w:t>
      </w:r>
      <w:r w:rsidDel="00000000" w:rsidR="00000000" w:rsidRPr="00000000">
        <w:rPr>
          <w:rtl w:val="0"/>
        </w:rPr>
        <w:t xml:space="preserve"> building instead of posts.</w:t>
      </w:r>
    </w:p>
    <w:p w:rsidR="00000000" w:rsidDel="00000000" w:rsidP="00000000" w:rsidRDefault="00000000" w:rsidRPr="00000000" w14:paraId="000000DE">
      <w:pPr>
        <w:numPr>
          <w:ilvl w:val="0"/>
          <w:numId w:val="5"/>
        </w:numPr>
        <w:ind w:left="720" w:hanging="360"/>
      </w:pPr>
      <w:r w:rsidDel="00000000" w:rsidR="00000000" w:rsidRPr="00000000">
        <w:rPr>
          <w:b w:val="1"/>
          <w:u w:val="single"/>
          <w:rtl w:val="0"/>
        </w:rPr>
        <w:t xml:space="preserve">An</w:t>
      </w:r>
      <w:r w:rsidDel="00000000" w:rsidR="00000000" w:rsidRPr="00000000">
        <w:rPr>
          <w:rtl w:val="0"/>
        </w:rPr>
        <w:t xml:space="preserve"> expansion joint is </w:t>
      </w:r>
      <w:r w:rsidDel="00000000" w:rsidR="00000000" w:rsidRPr="00000000">
        <w:rPr>
          <w:b w:val="1"/>
          <w:u w:val="single"/>
          <w:rtl w:val="0"/>
        </w:rPr>
        <w:t xml:space="preserve">a</w:t>
      </w:r>
      <w:r w:rsidDel="00000000" w:rsidR="00000000" w:rsidRPr="00000000">
        <w:rPr>
          <w:rtl w:val="0"/>
        </w:rPr>
        <w:t xml:space="preserve"> non-insulated fishplated rail joint which </w:t>
      </w:r>
      <w:r w:rsidDel="00000000" w:rsidR="00000000" w:rsidRPr="00000000">
        <w:rPr>
          <w:color w:val="0000ff"/>
          <w:rtl w:val="0"/>
        </w:rPr>
        <w:t xml:space="preserve">is designed</w:t>
      </w:r>
      <w:r w:rsidDel="00000000" w:rsidR="00000000" w:rsidRPr="00000000">
        <w:rPr>
          <w:rtl w:val="0"/>
        </w:rPr>
        <w:t xml:space="preserve"> to accommodate </w:t>
      </w:r>
      <w:r w:rsidDel="00000000" w:rsidR="00000000" w:rsidRPr="00000000">
        <w:rPr>
          <w:b w:val="1"/>
          <w:u w:val="single"/>
          <w:rtl w:val="0"/>
        </w:rPr>
        <w:t xml:space="preserve">the</w:t>
      </w:r>
      <w:r w:rsidDel="00000000" w:rsidR="00000000" w:rsidRPr="00000000">
        <w:rPr>
          <w:rtl w:val="0"/>
        </w:rPr>
        <w:t xml:space="preserve"> longitudinal thermal expansion of </w:t>
      </w:r>
      <w:r w:rsidDel="00000000" w:rsidR="00000000" w:rsidRPr="00000000">
        <w:rPr>
          <w:b w:val="1"/>
          <w:u w:val="single"/>
          <w:rtl w:val="0"/>
        </w:rPr>
        <w:t xml:space="preserve">(x)</w:t>
      </w:r>
      <w:r w:rsidDel="00000000" w:rsidR="00000000" w:rsidRPr="00000000">
        <w:rPr>
          <w:rtl w:val="0"/>
        </w:rPr>
        <w:t xml:space="preserve"> rails. </w:t>
      </w:r>
      <w:r w:rsidDel="00000000" w:rsidR="00000000" w:rsidRPr="00000000">
        <w:rPr>
          <w:i w:val="1"/>
          <w:color w:val="ff9900"/>
          <w:rtl w:val="0"/>
        </w:rPr>
        <w:t xml:space="preserve">(the N of N)</w:t>
      </w:r>
    </w:p>
    <w:p w:rsidR="00000000" w:rsidDel="00000000" w:rsidP="00000000" w:rsidRDefault="00000000" w:rsidRPr="00000000" w14:paraId="000000DF">
      <w:pPr>
        <w:numPr>
          <w:ilvl w:val="0"/>
          <w:numId w:val="5"/>
        </w:numPr>
        <w:ind w:left="720" w:hanging="360"/>
      </w:pPr>
      <w:r w:rsidDel="00000000" w:rsidR="00000000" w:rsidRPr="00000000">
        <w:rPr>
          <w:b w:val="1"/>
          <w:u w:val="single"/>
          <w:rtl w:val="0"/>
        </w:rPr>
        <w:t xml:space="preserve">A</w:t>
      </w:r>
      <w:r w:rsidDel="00000000" w:rsidR="00000000" w:rsidRPr="00000000">
        <w:rPr>
          <w:rtl w:val="0"/>
        </w:rPr>
        <w:t xml:space="preserve"> skid is </w:t>
      </w:r>
      <w:r w:rsidDel="00000000" w:rsidR="00000000" w:rsidRPr="00000000">
        <w:rPr>
          <w:b w:val="1"/>
          <w:u w:val="single"/>
          <w:rtl w:val="0"/>
        </w:rPr>
        <w:t xml:space="preserve">a</w:t>
      </w:r>
      <w:r w:rsidDel="00000000" w:rsidR="00000000" w:rsidRPr="00000000">
        <w:rPr>
          <w:rtl w:val="0"/>
        </w:rPr>
        <w:t xml:space="preserve"> portable platform which enables </w:t>
      </w:r>
      <w:r w:rsidDel="00000000" w:rsidR="00000000" w:rsidRPr="00000000">
        <w:rPr>
          <w:b w:val="1"/>
          <w:u w:val="single"/>
          <w:rtl w:val="0"/>
        </w:rPr>
        <w:t xml:space="preserve">a</w:t>
      </w:r>
      <w:r w:rsidDel="00000000" w:rsidR="00000000" w:rsidRPr="00000000">
        <w:rPr>
          <w:rtl w:val="0"/>
        </w:rPr>
        <w:t xml:space="preserve"> forklift, </w:t>
      </w:r>
      <w:r w:rsidDel="00000000" w:rsidR="00000000" w:rsidRPr="00000000">
        <w:rPr>
          <w:b w:val="1"/>
          <w:u w:val="single"/>
          <w:rtl w:val="0"/>
        </w:rPr>
        <w:t xml:space="preserve">a</w:t>
      </w:r>
      <w:r w:rsidDel="00000000" w:rsidR="00000000" w:rsidRPr="00000000">
        <w:rPr>
          <w:rtl w:val="0"/>
        </w:rPr>
        <w:t xml:space="preserve"> pallet jack, or </w:t>
      </w:r>
      <w:r w:rsidDel="00000000" w:rsidR="00000000" w:rsidRPr="00000000">
        <w:rPr>
          <w:b w:val="1"/>
          <w:u w:val="single"/>
          <w:rtl w:val="0"/>
        </w:rPr>
        <w:t xml:space="preserve">(x)</w:t>
      </w:r>
      <w:r w:rsidDel="00000000" w:rsidR="00000000" w:rsidRPr="00000000">
        <w:rPr>
          <w:rtl w:val="0"/>
        </w:rPr>
        <w:t xml:space="preserve"> other material handling equipment to lift, move, and store various loads.</w:t>
      </w:r>
    </w:p>
    <w:p w:rsidR="00000000" w:rsidDel="00000000" w:rsidP="00000000" w:rsidRDefault="00000000" w:rsidRPr="00000000" w14:paraId="000000E0">
      <w:pPr>
        <w:rPr>
          <w:i w:val="1"/>
          <w:color w:val="ff9900"/>
        </w:rPr>
      </w:pPr>
      <w:r w:rsidDel="00000000" w:rsidR="00000000" w:rsidRPr="00000000">
        <w:rPr>
          <w:i w:val="1"/>
          <w:color w:val="ff9900"/>
          <w:rtl w:val="0"/>
        </w:rPr>
        <w:t xml:space="preserve">สำหรับ Subject: A metal and ceramic = singular, A metal and a ceramic = plural</w:t>
      </w:r>
    </w:p>
    <w:p w:rsidR="00000000" w:rsidDel="00000000" w:rsidP="00000000" w:rsidRDefault="00000000" w:rsidRPr="00000000" w14:paraId="000000E1">
      <w:pPr>
        <w:pStyle w:val="Heading2"/>
        <w:rPr/>
      </w:pPr>
      <w:bookmarkStart w:colFirst="0" w:colLast="0" w:name="_q5bcef2d4r90" w:id="21"/>
      <w:bookmarkEnd w:id="21"/>
      <w:r w:rsidDel="00000000" w:rsidR="00000000" w:rsidRPr="00000000">
        <w:rPr>
          <w:rtl w:val="0"/>
        </w:rPr>
        <w:t xml:space="preserve">Task 9</w:t>
      </w:r>
    </w:p>
    <w:p w:rsidR="00000000" w:rsidDel="00000000" w:rsidP="00000000" w:rsidRDefault="00000000" w:rsidRPr="00000000" w14:paraId="000000E2">
      <w:pPr>
        <w:numPr>
          <w:ilvl w:val="0"/>
          <w:numId w:val="19"/>
        </w:numPr>
        <w:ind w:left="720" w:hanging="360"/>
      </w:pPr>
      <w:r w:rsidDel="00000000" w:rsidR="00000000" w:rsidRPr="00000000">
        <w:rPr>
          <w:b w:val="1"/>
          <w:u w:val="single"/>
          <w:rtl w:val="0"/>
        </w:rPr>
        <w:t xml:space="preserve">A</w:t>
      </w:r>
      <w:r w:rsidDel="00000000" w:rsidR="00000000" w:rsidRPr="00000000">
        <w:rPr>
          <w:rtl w:val="0"/>
        </w:rPr>
        <w:t xml:space="preserve"> retainer plate is </w:t>
      </w:r>
      <w:r w:rsidDel="00000000" w:rsidR="00000000" w:rsidRPr="00000000">
        <w:rPr>
          <w:b w:val="1"/>
          <w:u w:val="single"/>
          <w:rtl w:val="0"/>
        </w:rPr>
        <w:t xml:space="preserve">a</w:t>
      </w:r>
      <w:r w:rsidDel="00000000" w:rsidR="00000000" w:rsidRPr="00000000">
        <w:rPr>
          <w:rtl w:val="0"/>
        </w:rPr>
        <w:t xml:space="preserve"> plate </w:t>
      </w:r>
      <w:r w:rsidDel="00000000" w:rsidR="00000000" w:rsidRPr="00000000">
        <w:rPr>
          <w:b w:val="1"/>
          <w:color w:val="ff00ff"/>
          <w:rtl w:val="0"/>
        </w:rPr>
        <w:t xml:space="preserve">on</w:t>
      </w:r>
      <w:r w:rsidDel="00000000" w:rsidR="00000000" w:rsidRPr="00000000">
        <w:rPr>
          <w:rtl w:val="0"/>
        </w:rPr>
        <w:t xml:space="preserve"> which removable parts such as </w:t>
      </w:r>
      <w:r w:rsidDel="00000000" w:rsidR="00000000" w:rsidRPr="00000000">
        <w:rPr>
          <w:b w:val="1"/>
          <w:u w:val="single"/>
          <w:rtl w:val="0"/>
        </w:rPr>
        <w:t xml:space="preserve">a</w:t>
      </w:r>
      <w:r w:rsidDel="00000000" w:rsidR="00000000" w:rsidRPr="00000000">
        <w:rPr>
          <w:rtl w:val="0"/>
        </w:rPr>
        <w:t xml:space="preserve"> cavity or </w:t>
      </w:r>
      <w:r w:rsidDel="00000000" w:rsidR="00000000" w:rsidRPr="00000000">
        <w:rPr>
          <w:b w:val="1"/>
          <w:u w:val="single"/>
          <w:rtl w:val="0"/>
        </w:rPr>
        <w:t xml:space="preserve">an</w:t>
      </w:r>
      <w:r w:rsidDel="00000000" w:rsidR="00000000" w:rsidRPr="00000000">
        <w:rPr>
          <w:rtl w:val="0"/>
        </w:rPr>
        <w:t xml:space="preserve"> ejector pin </w:t>
      </w:r>
      <w:r w:rsidDel="00000000" w:rsidR="00000000" w:rsidRPr="00000000">
        <w:rPr>
          <w:b w:val="1"/>
          <w:color w:val="ff00ff"/>
          <w:rtl w:val="0"/>
        </w:rPr>
        <w:t xml:space="preserve">are mounted</w:t>
      </w:r>
      <w:r w:rsidDel="00000000" w:rsidR="00000000" w:rsidRPr="00000000">
        <w:rPr>
          <w:i w:val="1"/>
          <w:color w:val="ff9900"/>
          <w:rtl w:val="0"/>
        </w:rPr>
        <w:t xml:space="preserve">(ขยาย parts)</w:t>
      </w:r>
      <w:r w:rsidDel="00000000" w:rsidR="00000000" w:rsidRPr="00000000">
        <w:rPr>
          <w:rtl w:val="0"/>
        </w:rPr>
        <w:t xml:space="preserve"> during </w:t>
      </w:r>
      <w:r w:rsidDel="00000000" w:rsidR="00000000" w:rsidRPr="00000000">
        <w:rPr>
          <w:b w:val="1"/>
          <w:color w:val="ff00ff"/>
          <w:u w:val="single"/>
          <w:rtl w:val="0"/>
        </w:rPr>
        <w:t xml:space="preserve">the</w:t>
      </w:r>
      <w:r w:rsidDel="00000000" w:rsidR="00000000" w:rsidRPr="00000000">
        <w:rPr>
          <w:rtl w:val="0"/>
        </w:rPr>
        <w:t xml:space="preserve"> process of mold</w:t>
      </w:r>
      <w:r w:rsidDel="00000000" w:rsidR="00000000" w:rsidRPr="00000000">
        <w:rPr>
          <w:color w:val="ff00ff"/>
          <w:rtl w:val="0"/>
        </w:rPr>
        <w:t xml:space="preserve">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numPr>
          <w:ilvl w:val="0"/>
          <w:numId w:val="19"/>
        </w:numPr>
        <w:ind w:left="720" w:hanging="360"/>
      </w:pPr>
      <w:r w:rsidDel="00000000" w:rsidR="00000000" w:rsidRPr="00000000">
        <w:rPr>
          <w:b w:val="1"/>
          <w:u w:val="single"/>
          <w:rtl w:val="0"/>
        </w:rPr>
        <w:t xml:space="preserve">An</w:t>
      </w:r>
      <w:r w:rsidDel="00000000" w:rsidR="00000000" w:rsidRPr="00000000">
        <w:rPr>
          <w:rtl w:val="0"/>
        </w:rPr>
        <w:t xml:space="preserve"> absorption tower is </w:t>
      </w:r>
      <w:r w:rsidDel="00000000" w:rsidR="00000000" w:rsidRPr="00000000">
        <w:rPr>
          <w:b w:val="1"/>
          <w:u w:val="single"/>
          <w:rtl w:val="0"/>
        </w:rPr>
        <w:t xml:space="preserve">a</w:t>
      </w:r>
      <w:r w:rsidDel="00000000" w:rsidR="00000000" w:rsidRPr="00000000">
        <w:rPr>
          <w:rtl w:val="0"/>
        </w:rPr>
        <w:t xml:space="preserve"> vertical tube in which rising gas </w:t>
      </w:r>
      <w:r w:rsidDel="00000000" w:rsidR="00000000" w:rsidRPr="00000000">
        <w:rPr>
          <w:color w:val="0000ff"/>
          <w:rtl w:val="0"/>
        </w:rPr>
        <w:t xml:space="preserve">is</w:t>
      </w:r>
      <w:r w:rsidDel="00000000" w:rsidR="00000000" w:rsidRPr="00000000">
        <w:rPr>
          <w:rtl w:val="0"/>
        </w:rPr>
        <w:t xml:space="preserve"> partially </w:t>
      </w:r>
      <w:r w:rsidDel="00000000" w:rsidR="00000000" w:rsidRPr="00000000">
        <w:rPr>
          <w:color w:val="0000ff"/>
          <w:rtl w:val="0"/>
        </w:rPr>
        <w:t xml:space="preserve">absorbed</w:t>
      </w:r>
      <w:r w:rsidDel="00000000" w:rsidR="00000000" w:rsidRPr="00000000">
        <w:rPr>
          <w:rtl w:val="0"/>
        </w:rPr>
        <w:t xml:space="preserve"> by liquid in the form of falling droplets.</w:t>
      </w:r>
    </w:p>
    <w:p w:rsidR="00000000" w:rsidDel="00000000" w:rsidP="00000000" w:rsidRDefault="00000000" w:rsidRPr="00000000" w14:paraId="000000E4">
      <w:pPr>
        <w:numPr>
          <w:ilvl w:val="0"/>
          <w:numId w:val="19"/>
        </w:numPr>
        <w:ind w:left="720" w:hanging="360"/>
      </w:pPr>
      <w:r w:rsidDel="00000000" w:rsidR="00000000" w:rsidRPr="00000000">
        <w:rPr>
          <w:b w:val="1"/>
          <w:u w:val="single"/>
          <w:rtl w:val="0"/>
        </w:rPr>
        <w:t xml:space="preserve">An</w:t>
      </w:r>
      <w:r w:rsidDel="00000000" w:rsidR="00000000" w:rsidRPr="00000000">
        <w:rPr>
          <w:rtl w:val="0"/>
        </w:rPr>
        <w:t xml:space="preserve"> infrared photoconductor is </w:t>
      </w:r>
      <w:r w:rsidDel="00000000" w:rsidR="00000000" w:rsidRPr="00000000">
        <w:rPr>
          <w:b w:val="1"/>
          <w:u w:val="single"/>
          <w:rtl w:val="0"/>
        </w:rPr>
        <w:t xml:space="preserve">a</w:t>
      </w:r>
      <w:r w:rsidDel="00000000" w:rsidR="00000000" w:rsidRPr="00000000">
        <w:rPr>
          <w:rtl w:val="0"/>
        </w:rPr>
        <w:t xml:space="preserve"> conductor of which </w:t>
      </w:r>
      <w:r w:rsidDel="00000000" w:rsidR="00000000" w:rsidRPr="00000000">
        <w:rPr>
          <w:b w:val="1"/>
          <w:u w:val="single"/>
          <w:rtl w:val="0"/>
        </w:rPr>
        <w:t xml:space="preserve">the</w:t>
      </w:r>
      <w:r w:rsidDel="00000000" w:rsidR="00000000" w:rsidRPr="00000000">
        <w:rPr>
          <w:rtl w:val="0"/>
        </w:rPr>
        <w:t xml:space="preserve"> conductivity increase</w:t>
      </w:r>
      <w:r w:rsidDel="00000000" w:rsidR="00000000" w:rsidRPr="00000000">
        <w:rPr>
          <w:color w:val="0000ff"/>
          <w:rtl w:val="0"/>
        </w:rPr>
        <w:t xml:space="preserve">s</w:t>
      </w:r>
      <w:r w:rsidDel="00000000" w:rsidR="00000000" w:rsidRPr="00000000">
        <w:rPr>
          <w:rtl w:val="0"/>
        </w:rPr>
        <w:t xml:space="preserve"> when it is exposed to </w:t>
      </w:r>
      <w:r w:rsidDel="00000000" w:rsidR="00000000" w:rsidRPr="00000000">
        <w:rPr>
          <w:b w:val="1"/>
          <w:u w:val="single"/>
          <w:rtl w:val="0"/>
        </w:rPr>
        <w:t xml:space="preserve">(x)</w:t>
      </w:r>
      <w:r w:rsidDel="00000000" w:rsidR="00000000" w:rsidRPr="00000000">
        <w:rPr>
          <w:rtl w:val="0"/>
        </w:rPr>
        <w:t xml:space="preserve"> infrared radiation. </w:t>
      </w:r>
      <w:r w:rsidDel="00000000" w:rsidR="00000000" w:rsidRPr="00000000">
        <w:rPr>
          <w:i w:val="1"/>
          <w:color w:val="ff9900"/>
          <w:rtl w:val="0"/>
        </w:rPr>
        <w:t xml:space="preserve">(form of radiation = countable)</w:t>
        <w:br w:type="textWrapping"/>
        <w:t xml:space="preserve">(increase = is increased [by meaning, decrease too])</w:t>
        <w:br w:type="textWrapping"/>
        <w:t xml:space="preserve">(of which THE dont forget </w:t>
      </w:r>
      <w:r w:rsidDel="00000000" w:rsidR="00000000" w:rsidRPr="00000000">
        <w:rPr>
          <w:i w:val="1"/>
          <w:color w:val="ff9900"/>
          <w:u w:val="single"/>
          <w:rtl w:val="0"/>
        </w:rPr>
        <w:t xml:space="preserve">the</w:t>
      </w:r>
      <w:r w:rsidDel="00000000" w:rsidR="00000000" w:rsidRPr="00000000">
        <w:rPr>
          <w:i w:val="1"/>
          <w:color w:val="ff9900"/>
          <w:rtl w:val="0"/>
        </w:rPr>
        <w:t xml:space="preserve">)</w:t>
      </w:r>
    </w:p>
    <w:p w:rsidR="00000000" w:rsidDel="00000000" w:rsidP="00000000" w:rsidRDefault="00000000" w:rsidRPr="00000000" w14:paraId="000000E5">
      <w:pPr>
        <w:numPr>
          <w:ilvl w:val="0"/>
          <w:numId w:val="19"/>
        </w:numPr>
        <w:ind w:left="720" w:hanging="360"/>
      </w:pPr>
      <w:r w:rsidDel="00000000" w:rsidR="00000000" w:rsidRPr="00000000">
        <w:rPr>
          <w:b w:val="1"/>
          <w:color w:val="ff00ff"/>
          <w:u w:val="single"/>
          <w:rtl w:val="0"/>
        </w:rPr>
        <w:t xml:space="preserve">(x)</w:t>
      </w:r>
      <w:r w:rsidDel="00000000" w:rsidR="00000000" w:rsidRPr="00000000">
        <w:rPr>
          <w:rtl w:val="0"/>
        </w:rPr>
        <w:t xml:space="preserve"> Mechanical weathering is a process by which (x) physical forces break down or reduce </w:t>
      </w:r>
      <w:r w:rsidDel="00000000" w:rsidR="00000000" w:rsidRPr="00000000">
        <w:rPr>
          <w:b w:val="1"/>
          <w:color w:val="ff00ff"/>
          <w:u w:val="single"/>
          <w:rtl w:val="0"/>
        </w:rPr>
        <w:t xml:space="preserve">(x)</w:t>
      </w:r>
      <w:r w:rsidDel="00000000" w:rsidR="00000000" w:rsidRPr="00000000">
        <w:rPr>
          <w:rtl w:val="0"/>
        </w:rPr>
        <w:t xml:space="preserve"> rock to </w:t>
      </w:r>
      <w:r w:rsidDel="00000000" w:rsidR="00000000" w:rsidRPr="00000000">
        <w:rPr>
          <w:b w:val="1"/>
          <w:u w:val="single"/>
          <w:rtl w:val="0"/>
        </w:rPr>
        <w:t xml:space="preserve">(x)</w:t>
      </w:r>
      <w:r w:rsidDel="00000000" w:rsidR="00000000" w:rsidRPr="00000000">
        <w:rPr>
          <w:rtl w:val="0"/>
        </w:rPr>
        <w:t xml:space="preserve"> smaller fragments, involving no chemical change.</w:t>
      </w:r>
    </w:p>
    <w:p w:rsidR="00000000" w:rsidDel="00000000" w:rsidP="00000000" w:rsidRDefault="00000000" w:rsidRPr="00000000" w14:paraId="000000E6">
      <w:pPr>
        <w:numPr>
          <w:ilvl w:val="0"/>
          <w:numId w:val="19"/>
        </w:numPr>
        <w:ind w:left="720" w:hanging="360"/>
      </w:pPr>
      <w:r w:rsidDel="00000000" w:rsidR="00000000" w:rsidRPr="00000000">
        <w:rPr>
          <w:rtl w:val="0"/>
        </w:rPr>
        <w:t xml:space="preserve">Line balancing is a production strategy which concerns setting </w:t>
      </w:r>
      <w:r w:rsidDel="00000000" w:rsidR="00000000" w:rsidRPr="00000000">
        <w:rPr>
          <w:b w:val="1"/>
          <w:u w:val="single"/>
          <w:rtl w:val="0"/>
        </w:rPr>
        <w:t xml:space="preserve">the</w:t>
      </w:r>
      <w:r w:rsidDel="00000000" w:rsidR="00000000" w:rsidRPr="00000000">
        <w:rPr>
          <w:rtl w:val="0"/>
        </w:rPr>
        <w:t xml:space="preserve"> intended rate of production for </w:t>
      </w:r>
      <w:r w:rsidDel="00000000" w:rsidR="00000000" w:rsidRPr="00000000">
        <w:rPr>
          <w:b w:val="1"/>
          <w:u w:val="single"/>
          <w:rtl w:val="0"/>
        </w:rPr>
        <w:t xml:space="preserve">(the)</w:t>
      </w:r>
      <w:r w:rsidDel="00000000" w:rsidR="00000000" w:rsidRPr="00000000">
        <w:rPr>
          <w:rtl w:val="0"/>
        </w:rPr>
        <w:t xml:space="preserve"> required materials so that they </w:t>
      </w:r>
      <w:r w:rsidDel="00000000" w:rsidR="00000000" w:rsidRPr="00000000">
        <w:rPr>
          <w:i w:val="1"/>
          <w:color w:val="ff9900"/>
          <w:rtl w:val="0"/>
        </w:rPr>
        <w:t xml:space="preserve">(materials)</w:t>
      </w:r>
      <w:r w:rsidDel="00000000" w:rsidR="00000000" w:rsidRPr="00000000">
        <w:rPr>
          <w:rtl w:val="0"/>
        </w:rPr>
        <w:t xml:space="preserve"> can </w:t>
      </w:r>
      <w:r w:rsidDel="00000000" w:rsidR="00000000" w:rsidRPr="00000000">
        <w:rPr>
          <w:color w:val="0000ff"/>
          <w:rtl w:val="0"/>
        </w:rPr>
        <w:t xml:space="preserve">be manufactured</w:t>
      </w:r>
      <w:r w:rsidDel="00000000" w:rsidR="00000000" w:rsidRPr="00000000">
        <w:rPr>
          <w:rtl w:val="0"/>
        </w:rPr>
        <w:t xml:space="preserve"> within </w:t>
      </w:r>
      <w:r w:rsidDel="00000000" w:rsidR="00000000" w:rsidRPr="00000000">
        <w:rPr>
          <w:b w:val="1"/>
          <w:u w:val="single"/>
          <w:rtl w:val="0"/>
        </w:rPr>
        <w:t xml:space="preserve">a</w:t>
      </w:r>
      <w:r w:rsidDel="00000000" w:rsidR="00000000" w:rsidRPr="00000000">
        <w:rPr>
          <w:rtl w:val="0"/>
        </w:rPr>
        <w:t xml:space="preserve"> particular time frame.</w:t>
        <w:br w:type="textWrapping"/>
      </w:r>
      <w:r w:rsidDel="00000000" w:rsidR="00000000" w:rsidRPr="00000000">
        <w:rPr>
          <w:i w:val="1"/>
          <w:color w:val="ff9900"/>
          <w:rtl w:val="0"/>
        </w:rPr>
        <w:t xml:space="preserve">which concerns setting the intended rate ↔ which concerns </w:t>
      </w:r>
      <w:r w:rsidDel="00000000" w:rsidR="00000000" w:rsidRPr="00000000">
        <w:rPr>
          <w:b w:val="1"/>
          <w:i w:val="1"/>
          <w:color w:val="ff9900"/>
          <w:u w:val="single"/>
          <w:rtl w:val="0"/>
        </w:rPr>
        <w:t xml:space="preserve">the</w:t>
      </w:r>
      <w:r w:rsidDel="00000000" w:rsidR="00000000" w:rsidRPr="00000000">
        <w:rPr>
          <w:i w:val="1"/>
          <w:color w:val="ff9900"/>
          <w:rtl w:val="0"/>
        </w:rPr>
        <w:t xml:space="preserve"> setting </w:t>
      </w:r>
      <w:r w:rsidDel="00000000" w:rsidR="00000000" w:rsidRPr="00000000">
        <w:rPr>
          <w:b w:val="1"/>
          <w:i w:val="1"/>
          <w:color w:val="ff9900"/>
          <w:rtl w:val="0"/>
        </w:rPr>
        <w:t xml:space="preserve">of an</w:t>
      </w:r>
      <w:r w:rsidDel="00000000" w:rsidR="00000000" w:rsidRPr="00000000">
        <w:rPr>
          <w:i w:val="1"/>
          <w:color w:val="ff9900"/>
          <w:rtl w:val="0"/>
        </w:rPr>
        <w:t xml:space="preserve"> intended rate</w:t>
        <w:br w:type="textWrapping"/>
        <w:t xml:space="preserve">Change concerns to is concerned with</w:t>
      </w:r>
    </w:p>
    <w:p w:rsidR="00000000" w:rsidDel="00000000" w:rsidP="00000000" w:rsidRDefault="00000000" w:rsidRPr="00000000" w14:paraId="000000E7">
      <w:pPr>
        <w:numPr>
          <w:ilvl w:val="0"/>
          <w:numId w:val="19"/>
        </w:numPr>
        <w:ind w:left="720" w:hanging="360"/>
      </w:pPr>
      <w:r w:rsidDel="00000000" w:rsidR="00000000" w:rsidRPr="00000000">
        <w:rPr>
          <w:b w:val="1"/>
          <w:u w:val="single"/>
          <w:rtl w:val="0"/>
        </w:rPr>
        <w:t xml:space="preserve">(An)</w:t>
      </w:r>
      <w:r w:rsidDel="00000000" w:rsidR="00000000" w:rsidRPr="00000000">
        <w:rPr>
          <w:rtl w:val="0"/>
        </w:rPr>
        <w:t xml:space="preserve"> engineering application is a situation in which engineering knowledge, skills and methods </w:t>
      </w:r>
      <w:r w:rsidDel="00000000" w:rsidR="00000000" w:rsidRPr="00000000">
        <w:rPr>
          <w:color w:val="0000ff"/>
          <w:rtl w:val="0"/>
        </w:rPr>
        <w:t xml:space="preserve">are applied</w:t>
      </w:r>
      <w:r w:rsidDel="00000000" w:rsidR="00000000" w:rsidRPr="00000000">
        <w:rPr>
          <w:rtl w:val="0"/>
        </w:rPr>
        <w:t xml:space="preserve"> to provide </w:t>
      </w:r>
      <w:r w:rsidDel="00000000" w:rsidR="00000000" w:rsidRPr="00000000">
        <w:rPr>
          <w:b w:val="1"/>
          <w:u w:val="single"/>
          <w:rtl w:val="0"/>
        </w:rPr>
        <w:t xml:space="preserve">a</w:t>
      </w:r>
      <w:r w:rsidDel="00000000" w:rsidR="00000000" w:rsidRPr="00000000">
        <w:rPr>
          <w:rtl w:val="0"/>
        </w:rPr>
        <w:t xml:space="preserve"> beneficial result.</w:t>
        <w:br w:type="textWrapping"/>
      </w:r>
      <w:r w:rsidDel="00000000" w:rsidR="00000000" w:rsidRPr="00000000">
        <w:rPr>
          <w:i w:val="1"/>
          <w:color w:val="ff9900"/>
          <w:rtl w:val="0"/>
        </w:rPr>
        <w:t xml:space="preserve">Application – mostly uncountable but an application = 1 time use</w:t>
      </w:r>
    </w:p>
    <w:p w:rsidR="00000000" w:rsidDel="00000000" w:rsidP="00000000" w:rsidRDefault="00000000" w:rsidRPr="00000000" w14:paraId="000000E8">
      <w:pPr>
        <w:numPr>
          <w:ilvl w:val="0"/>
          <w:numId w:val="19"/>
        </w:numPr>
        <w:ind w:left="720" w:hanging="360"/>
        <w:rPr>
          <w:u w:val="none"/>
        </w:rPr>
      </w:pPr>
      <w:r w:rsidDel="00000000" w:rsidR="00000000" w:rsidRPr="00000000">
        <w:rPr>
          <w:rtl w:val="0"/>
        </w:rPr>
        <w:t xml:space="preserve">Fluoridization is a process by which fluoride </w:t>
      </w:r>
      <w:r w:rsidDel="00000000" w:rsidR="00000000" w:rsidRPr="00000000">
        <w:rPr>
          <w:color w:val="0000ff"/>
          <w:rtl w:val="0"/>
        </w:rPr>
        <w:t xml:space="preserve">is added</w:t>
      </w:r>
      <w:r w:rsidDel="00000000" w:rsidR="00000000" w:rsidRPr="00000000">
        <w:rPr>
          <w:rtl w:val="0"/>
        </w:rPr>
        <w:t xml:space="preserve"> to </w:t>
      </w:r>
      <w:r w:rsidDel="00000000" w:rsidR="00000000" w:rsidRPr="00000000">
        <w:rPr>
          <w:b w:val="1"/>
          <w:u w:val="single"/>
          <w:rtl w:val="0"/>
        </w:rPr>
        <w:t xml:space="preserve">(x)</w:t>
      </w:r>
      <w:r w:rsidDel="00000000" w:rsidR="00000000" w:rsidRPr="00000000">
        <w:rPr>
          <w:rtl w:val="0"/>
        </w:rPr>
        <w:t xml:space="preserve"> public water supplies to reduce the risk of dental decay.</w:t>
      </w:r>
    </w:p>
    <w:p w:rsidR="00000000" w:rsidDel="00000000" w:rsidP="00000000" w:rsidRDefault="00000000" w:rsidRPr="00000000" w14:paraId="000000E9">
      <w:pPr>
        <w:numPr>
          <w:ilvl w:val="0"/>
          <w:numId w:val="19"/>
        </w:numPr>
        <w:ind w:left="720" w:hanging="360"/>
      </w:pPr>
      <w:r w:rsidDel="00000000" w:rsidR="00000000" w:rsidRPr="00000000">
        <w:rPr>
          <w:b w:val="1"/>
          <w:u w:val="single"/>
          <w:rtl w:val="0"/>
        </w:rPr>
        <w:t xml:space="preserve">A</w:t>
      </w:r>
      <w:r w:rsidDel="00000000" w:rsidR="00000000" w:rsidRPr="00000000">
        <w:rPr>
          <w:rtl w:val="0"/>
        </w:rPr>
        <w:t xml:space="preserve"> variable indicator tube is </w:t>
      </w:r>
      <w:r w:rsidDel="00000000" w:rsidR="00000000" w:rsidRPr="00000000">
        <w:rPr>
          <w:b w:val="1"/>
          <w:u w:val="single"/>
          <w:rtl w:val="0"/>
        </w:rPr>
        <w:t xml:space="preserve">a</w:t>
      </w:r>
      <w:r w:rsidDel="00000000" w:rsidR="00000000" w:rsidRPr="00000000">
        <w:rPr>
          <w:rtl w:val="0"/>
        </w:rPr>
        <w:t xml:space="preserve"> vacuum or (a) gas-filled display tube </w:t>
      </w:r>
      <w:r w:rsidDel="00000000" w:rsidR="00000000" w:rsidRPr="00000000">
        <w:rPr>
          <w:color w:val="ff00ff"/>
          <w:rtl w:val="0"/>
        </w:rPr>
        <w:t xml:space="preserve">of which </w:t>
      </w:r>
      <w:r w:rsidDel="00000000" w:rsidR="00000000" w:rsidRPr="00000000">
        <w:rPr>
          <w:b w:val="1"/>
          <w:color w:val="ff00ff"/>
          <w:u w:val="single"/>
          <w:rtl w:val="0"/>
        </w:rPr>
        <w:t xml:space="preserve">the</w:t>
      </w:r>
      <w:r w:rsidDel="00000000" w:rsidR="00000000" w:rsidRPr="00000000">
        <w:rPr>
          <w:rtl w:val="0"/>
        </w:rPr>
        <w:t xml:space="preserve"> area of luminescence </w:t>
      </w:r>
      <w:r w:rsidDel="00000000" w:rsidR="00000000" w:rsidRPr="00000000">
        <w:rPr>
          <w:color w:val="0000ff"/>
          <w:rtl w:val="0"/>
        </w:rPr>
        <w:t xml:space="preserve">is varied</w:t>
      </w:r>
      <w:r w:rsidDel="00000000" w:rsidR="00000000" w:rsidRPr="00000000">
        <w:rPr>
          <w:rtl w:val="0"/>
        </w:rPr>
        <w:t xml:space="preserve"> by adjusting </w:t>
      </w:r>
      <w:r w:rsidDel="00000000" w:rsidR="00000000" w:rsidRPr="00000000">
        <w:rPr>
          <w:b w:val="1"/>
          <w:color w:val="ff00ff"/>
          <w:u w:val="single"/>
          <w:rtl w:val="0"/>
        </w:rPr>
        <w:t xml:space="preserve">a</w:t>
      </w:r>
      <w:r w:rsidDel="00000000" w:rsidR="00000000" w:rsidRPr="00000000">
        <w:rPr>
          <w:rtl w:val="0"/>
        </w:rPr>
        <w:t xml:space="preserve"> control voltage or amperage.</w:t>
        <w:br w:type="textWrapping"/>
      </w:r>
      <w:r w:rsidDel="00000000" w:rsidR="00000000" w:rsidRPr="00000000">
        <w:rPr>
          <w:i w:val="1"/>
          <w:color w:val="ff9900"/>
          <w:rtl w:val="0"/>
        </w:rPr>
        <w:t xml:space="preserve">In which is fine, but of which is better</w:t>
        <w:br w:type="textWrapping"/>
        <w:t xml:space="preserve">Current (กระแสไฟฟ้า) = countable, so this context, control voltage is countable</w:t>
      </w:r>
    </w:p>
    <w:p w:rsidR="00000000" w:rsidDel="00000000" w:rsidP="00000000" w:rsidRDefault="00000000" w:rsidRPr="00000000" w14:paraId="000000EA">
      <w:pPr>
        <w:numPr>
          <w:ilvl w:val="0"/>
          <w:numId w:val="19"/>
        </w:numPr>
        <w:ind w:left="720" w:hanging="360"/>
      </w:pPr>
      <w:r w:rsidDel="00000000" w:rsidR="00000000" w:rsidRPr="00000000">
        <w:rPr>
          <w:b w:val="1"/>
          <w:u w:val="single"/>
          <w:rtl w:val="0"/>
        </w:rPr>
        <w:t xml:space="preserve">A</w:t>
      </w:r>
      <w:r w:rsidDel="00000000" w:rsidR="00000000" w:rsidRPr="00000000">
        <w:rPr>
          <w:rtl w:val="0"/>
        </w:rPr>
        <w:t xml:space="preserve"> lookout station is </w:t>
      </w:r>
      <w:r w:rsidDel="00000000" w:rsidR="00000000" w:rsidRPr="00000000">
        <w:rPr>
          <w:b w:val="1"/>
          <w:u w:val="single"/>
          <w:rtl w:val="0"/>
        </w:rPr>
        <w:t xml:space="preserve">a</w:t>
      </w:r>
      <w:r w:rsidDel="00000000" w:rsidR="00000000" w:rsidRPr="00000000">
        <w:rPr>
          <w:rtl w:val="0"/>
        </w:rPr>
        <w:t xml:space="preserve"> structure </w:t>
      </w:r>
      <w:r w:rsidDel="00000000" w:rsidR="00000000" w:rsidRPr="00000000">
        <w:rPr>
          <w:rtl w:val="0"/>
        </w:rPr>
        <w:t xml:space="preserve">on </w:t>
      </w:r>
      <w:r w:rsidDel="00000000" w:rsidR="00000000" w:rsidRPr="00000000">
        <w:rPr>
          <w:b w:val="1"/>
          <w:u w:val="single"/>
          <w:rtl w:val="0"/>
        </w:rPr>
        <w:t xml:space="preserve">a/the</w:t>
      </w:r>
      <w:r w:rsidDel="00000000" w:rsidR="00000000" w:rsidRPr="00000000">
        <w:rPr>
          <w:rtl w:val="0"/>
        </w:rPr>
        <w:t xml:space="preserve"> shore on which </w:t>
      </w:r>
      <w:r w:rsidDel="00000000" w:rsidR="00000000" w:rsidRPr="00000000">
        <w:rPr>
          <w:b w:val="1"/>
          <w:color w:val="ff00ff"/>
          <w:u w:val="single"/>
          <w:rtl w:val="0"/>
        </w:rPr>
        <w:t xml:space="preserve">(x)</w:t>
      </w:r>
      <w:r w:rsidDel="00000000" w:rsidR="00000000" w:rsidRPr="00000000">
        <w:rPr>
          <w:rtl w:val="0"/>
        </w:rPr>
        <w:t xml:space="preserve"> personnel </w:t>
      </w:r>
      <w:r w:rsidDel="00000000" w:rsidR="00000000" w:rsidRPr="00000000">
        <w:rPr>
          <w:i w:val="1"/>
          <w:color w:val="ff9900"/>
          <w:rtl w:val="0"/>
        </w:rPr>
        <w:t xml:space="preserve">( = staff)</w:t>
      </w:r>
      <w:r w:rsidDel="00000000" w:rsidR="00000000" w:rsidRPr="00000000">
        <w:rPr>
          <w:rtl w:val="0"/>
        </w:rPr>
        <w:t xml:space="preserve"> watch over </w:t>
      </w:r>
      <w:r w:rsidDel="00000000" w:rsidR="00000000" w:rsidRPr="00000000">
        <w:rPr>
          <w:b w:val="1"/>
          <w:u w:val="single"/>
          <w:rtl w:val="0"/>
        </w:rPr>
        <w:t xml:space="preserve">(x)</w:t>
      </w:r>
      <w:r w:rsidDel="00000000" w:rsidR="00000000" w:rsidRPr="00000000">
        <w:rPr>
          <w:rtl w:val="0"/>
        </w:rPr>
        <w:t xml:space="preserve"> events at sea or along </w:t>
      </w:r>
      <w:r w:rsidDel="00000000" w:rsidR="00000000" w:rsidRPr="00000000">
        <w:rPr>
          <w:b w:val="1"/>
          <w:u w:val="single"/>
          <w:rtl w:val="0"/>
        </w:rPr>
        <w:t xml:space="preserve">the</w:t>
      </w:r>
      <w:r w:rsidDel="00000000" w:rsidR="00000000" w:rsidRPr="00000000">
        <w:rPr>
          <w:rtl w:val="0"/>
        </w:rPr>
        <w:t xml:space="preserve"> shore.</w:t>
        <w:br w:type="textWrapping"/>
      </w:r>
      <w:r w:rsidDel="00000000" w:rsidR="00000000" w:rsidRPr="00000000">
        <w:rPr>
          <w:i w:val="1"/>
          <w:color w:val="ff9900"/>
          <w:rtl w:val="0"/>
        </w:rPr>
        <w:t xml:space="preserve">We should change “on which” to “where” for better sound (not on and on)</w:t>
      </w:r>
    </w:p>
    <w:p w:rsidR="00000000" w:rsidDel="00000000" w:rsidP="00000000" w:rsidRDefault="00000000" w:rsidRPr="00000000" w14:paraId="000000EB">
      <w:pPr>
        <w:numPr>
          <w:ilvl w:val="0"/>
          <w:numId w:val="19"/>
        </w:numPr>
        <w:ind w:left="720" w:hanging="360"/>
      </w:pPr>
      <w:r w:rsidDel="00000000" w:rsidR="00000000" w:rsidRPr="00000000">
        <w:rPr>
          <w:b w:val="1"/>
          <w:u w:val="single"/>
          <w:rtl w:val="0"/>
        </w:rPr>
        <w:t xml:space="preserve">A</w:t>
      </w:r>
      <w:r w:rsidDel="00000000" w:rsidR="00000000" w:rsidRPr="00000000">
        <w:rPr>
          <w:rtl w:val="0"/>
        </w:rPr>
        <w:t xml:space="preserve"> galvanometer is </w:t>
      </w:r>
      <w:r w:rsidDel="00000000" w:rsidR="00000000" w:rsidRPr="00000000">
        <w:rPr>
          <w:b w:val="1"/>
          <w:u w:val="single"/>
          <w:rtl w:val="0"/>
        </w:rPr>
        <w:t xml:space="preserve">an</w:t>
      </w:r>
      <w:r w:rsidDel="00000000" w:rsidR="00000000" w:rsidRPr="00000000">
        <w:rPr>
          <w:rtl w:val="0"/>
        </w:rPr>
        <w:t xml:space="preserve"> instrument (which is) used to detect, compare, or measure </w:t>
      </w:r>
      <w:r w:rsidDel="00000000" w:rsidR="00000000" w:rsidRPr="00000000">
        <w:rPr>
          <w:b w:val="1"/>
          <w:u w:val="single"/>
          <w:rtl w:val="0"/>
        </w:rPr>
        <w:t xml:space="preserve">(x)</w:t>
      </w:r>
      <w:r w:rsidDel="00000000" w:rsidR="00000000" w:rsidRPr="00000000">
        <w:rPr>
          <w:rtl w:val="0"/>
        </w:rPr>
        <w:t xml:space="preserve"> small electric currents depending on </w:t>
      </w:r>
      <w:r w:rsidDel="00000000" w:rsidR="00000000" w:rsidRPr="00000000">
        <w:rPr>
          <w:b w:val="1"/>
          <w:color w:val="ff00ff"/>
          <w:u w:val="single"/>
          <w:rtl w:val="0"/>
        </w:rPr>
        <w:t xml:space="preserve">the</w:t>
      </w:r>
      <w:r w:rsidDel="00000000" w:rsidR="00000000" w:rsidRPr="00000000">
        <w:rPr>
          <w:rtl w:val="0"/>
        </w:rPr>
        <w:t xml:space="preserve"> magnetic effect produced by </w:t>
      </w:r>
      <w:r w:rsidDel="00000000" w:rsidR="00000000" w:rsidRPr="00000000">
        <w:rPr>
          <w:b w:val="1"/>
          <w:u w:val="single"/>
          <w:rtl w:val="0"/>
        </w:rPr>
        <w:t xml:space="preserve">an</w:t>
      </w:r>
      <w:r w:rsidDel="00000000" w:rsidR="00000000" w:rsidRPr="00000000">
        <w:rPr>
          <w:rtl w:val="0"/>
        </w:rPr>
        <w:t xml:space="preserve"> electric current.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i w:val="1"/>
          <w:color w:val="ff9900"/>
        </w:rPr>
      </w:pPr>
      <w:r w:rsidDel="00000000" w:rsidR="00000000" w:rsidRPr="00000000">
        <w:rPr>
          <w:i w:val="1"/>
          <w:color w:val="ff9900"/>
          <w:rtl w:val="0"/>
        </w:rPr>
        <w:t xml:space="preserve">Process = in which / by which / </w:t>
      </w:r>
      <w:r w:rsidDel="00000000" w:rsidR="00000000" w:rsidRPr="00000000">
        <w:rPr>
          <w:b w:val="1"/>
          <w:i w:val="1"/>
          <w:color w:val="ff9900"/>
          <w:rtl w:val="0"/>
        </w:rPr>
        <w:t xml:space="preserve">whereby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rPr/>
      </w:pPr>
      <w:bookmarkStart w:colFirst="0" w:colLast="0" w:name="_7y2loth30vpy" w:id="22"/>
      <w:bookmarkEnd w:id="22"/>
      <w:r w:rsidDel="00000000" w:rsidR="00000000" w:rsidRPr="00000000">
        <w:rPr>
          <w:rtl w:val="0"/>
        </w:rPr>
        <w:t xml:space="preserve">Unit 3: Processes</w:t>
      </w:r>
    </w:p>
    <w:p w:rsidR="00000000" w:rsidDel="00000000" w:rsidP="00000000" w:rsidRDefault="00000000" w:rsidRPr="00000000" w14:paraId="000000F1">
      <w:pPr>
        <w:pStyle w:val="Heading2"/>
        <w:rPr/>
      </w:pPr>
      <w:bookmarkStart w:colFirst="0" w:colLast="0" w:name="_xltmi3bi4esm" w:id="23"/>
      <w:bookmarkEnd w:id="23"/>
      <w:r w:rsidDel="00000000" w:rsidR="00000000" w:rsidRPr="00000000">
        <w:rPr>
          <w:rtl w:val="0"/>
        </w:rPr>
        <w:t xml:space="preserve">Task 1 Just underline the verbs</w:t>
      </w:r>
      <w:r w:rsidDel="00000000" w:rsidR="00000000" w:rsidRPr="00000000">
        <w:rPr>
          <w:rtl w:val="0"/>
        </w:rPr>
      </w:r>
    </w:p>
    <w:p w:rsidR="00000000" w:rsidDel="00000000" w:rsidP="00000000" w:rsidRDefault="00000000" w:rsidRPr="00000000" w14:paraId="000000F2">
      <w:pPr>
        <w:pStyle w:val="Heading2"/>
        <w:rPr/>
      </w:pPr>
      <w:bookmarkStart w:colFirst="0" w:colLast="0" w:name="_d27bm73xulv1" w:id="24"/>
      <w:bookmarkEnd w:id="24"/>
      <w:r w:rsidDel="00000000" w:rsidR="00000000" w:rsidRPr="00000000">
        <w:rPr>
          <w:rtl w:val="0"/>
        </w:rPr>
        <w:t xml:space="preserve">Task 2</w:t>
      </w:r>
    </w:p>
    <w:p w:rsidR="00000000" w:rsidDel="00000000" w:rsidP="00000000" w:rsidRDefault="00000000" w:rsidRPr="00000000" w14:paraId="000000F3">
      <w:pPr>
        <w:numPr>
          <w:ilvl w:val="0"/>
          <w:numId w:val="11"/>
        </w:numPr>
        <w:ind w:left="720" w:hanging="360"/>
        <w:rPr>
          <w:u w:val="none"/>
        </w:rPr>
      </w:pPr>
      <w:r w:rsidDel="00000000" w:rsidR="00000000" w:rsidRPr="00000000">
        <w:rPr>
          <w:rtl w:val="0"/>
        </w:rPr>
        <w:t xml:space="preserve">Start from</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Then, in the next step, before, after, finally</w:t>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The next/final stage is V.ing</w:t>
      </w:r>
    </w:p>
    <w:p w:rsidR="00000000" w:rsidDel="00000000" w:rsidP="00000000" w:rsidRDefault="00000000" w:rsidRPr="00000000" w14:paraId="000000F6">
      <w:pPr>
        <w:pStyle w:val="Heading2"/>
        <w:rPr>
          <w:color w:val="ff9900"/>
        </w:rPr>
      </w:pPr>
      <w:bookmarkStart w:colFirst="0" w:colLast="0" w:name="_tl18jgr1tcg8" w:id="25"/>
      <w:bookmarkEnd w:id="25"/>
      <w:r w:rsidDel="00000000" w:rsidR="00000000" w:rsidRPr="00000000">
        <w:rPr>
          <w:rtl w:val="0"/>
        </w:rPr>
        <w:t xml:space="preserve">Task 3 </w:t>
      </w:r>
      <w:r w:rsidDel="00000000" w:rsidR="00000000" w:rsidRPr="00000000">
        <w:rPr>
          <w:color w:val="ff9900"/>
          <w:rtl w:val="0"/>
        </w:rPr>
        <w:t xml:space="preserve">Beware of tense</w:t>
      </w:r>
    </w:p>
    <w:p w:rsidR="00000000" w:rsidDel="00000000" w:rsidP="00000000" w:rsidRDefault="00000000" w:rsidRPr="00000000" w14:paraId="000000F7">
      <w:pPr>
        <w:numPr>
          <w:ilvl w:val="0"/>
          <w:numId w:val="13"/>
        </w:numPr>
        <w:ind w:left="720" w:hanging="360"/>
        <w:rPr>
          <w:u w:val="none"/>
        </w:rPr>
      </w:pPr>
      <w:r w:rsidDel="00000000" w:rsidR="00000000" w:rsidRPr="00000000">
        <w:rPr>
          <w:rtl w:val="0"/>
        </w:rPr>
        <w:t xml:space="preserve">Friction is reduced by the application of oil.</w:t>
      </w:r>
    </w:p>
    <w:p w:rsidR="00000000" w:rsidDel="00000000" w:rsidP="00000000" w:rsidRDefault="00000000" w:rsidRPr="00000000" w14:paraId="000000F8">
      <w:pPr>
        <w:numPr>
          <w:ilvl w:val="0"/>
          <w:numId w:val="13"/>
        </w:numPr>
        <w:ind w:left="720" w:hanging="360"/>
        <w:rPr>
          <w:u w:val="none"/>
        </w:rPr>
      </w:pPr>
      <w:r w:rsidDel="00000000" w:rsidR="00000000" w:rsidRPr="00000000">
        <w:rPr>
          <w:rtl w:val="0"/>
        </w:rPr>
        <w:t xml:space="preserve">The earthquake occurred on April 18, 1906.</w:t>
      </w:r>
    </w:p>
    <w:p w:rsidR="00000000" w:rsidDel="00000000" w:rsidP="00000000" w:rsidRDefault="00000000" w:rsidRPr="00000000" w14:paraId="000000F9">
      <w:pPr>
        <w:numPr>
          <w:ilvl w:val="0"/>
          <w:numId w:val="13"/>
        </w:numPr>
        <w:ind w:left="720" w:hanging="360"/>
        <w:rPr>
          <w:u w:val="none"/>
        </w:rPr>
      </w:pPr>
      <w:r w:rsidDel="00000000" w:rsidR="00000000" w:rsidRPr="00000000">
        <w:rPr>
          <w:rtl w:val="0"/>
        </w:rPr>
        <w:t xml:space="preserve">Fluorescent light has been linked to melanoma, a vicious form of skin cancer, in the last few years. </w:t>
      </w:r>
      <w:r w:rsidDel="00000000" w:rsidR="00000000" w:rsidRPr="00000000">
        <w:rPr>
          <w:i w:val="1"/>
          <w:color w:val="ff9900"/>
          <w:rtl w:val="0"/>
        </w:rPr>
        <w:t xml:space="preserve">Linked to ↔ linked with</w:t>
      </w:r>
    </w:p>
    <w:p w:rsidR="00000000" w:rsidDel="00000000" w:rsidP="00000000" w:rsidRDefault="00000000" w:rsidRPr="00000000" w14:paraId="000000FA">
      <w:pPr>
        <w:numPr>
          <w:ilvl w:val="0"/>
          <w:numId w:val="13"/>
        </w:numPr>
        <w:ind w:left="720" w:hanging="360"/>
        <w:rPr>
          <w:u w:val="none"/>
        </w:rPr>
      </w:pPr>
      <w:r w:rsidDel="00000000" w:rsidR="00000000" w:rsidRPr="00000000">
        <w:rPr>
          <w:rtl w:val="0"/>
        </w:rPr>
        <w:t xml:space="preserve">X-ray was discovered by Roentgen in 1895.</w:t>
      </w:r>
    </w:p>
    <w:p w:rsidR="00000000" w:rsidDel="00000000" w:rsidP="00000000" w:rsidRDefault="00000000" w:rsidRPr="00000000" w14:paraId="000000FB">
      <w:pPr>
        <w:numPr>
          <w:ilvl w:val="0"/>
          <w:numId w:val="13"/>
        </w:numPr>
        <w:ind w:left="720" w:hanging="360"/>
        <w:rPr>
          <w:u w:val="none"/>
        </w:rPr>
      </w:pPr>
      <w:r w:rsidDel="00000000" w:rsidR="00000000" w:rsidRPr="00000000">
        <w:rPr>
          <w:rtl w:val="0"/>
        </w:rPr>
        <w:t xml:space="preserve">The light that you see here shows that the laser beam is </w:t>
      </w:r>
      <w:r w:rsidDel="00000000" w:rsidR="00000000" w:rsidRPr="00000000">
        <w:rPr>
          <w:u w:val="single"/>
          <w:rtl w:val="0"/>
        </w:rPr>
        <w:t xml:space="preserve">being </w:t>
      </w:r>
      <w:r w:rsidDel="00000000" w:rsidR="00000000" w:rsidRPr="00000000">
        <w:rPr>
          <w:rtl w:val="0"/>
        </w:rPr>
        <w:t xml:space="preserve">reflected from the moon back to the earth </w:t>
      </w:r>
      <w:r w:rsidDel="00000000" w:rsidR="00000000" w:rsidRPr="00000000">
        <w:rPr>
          <w:u w:val="single"/>
          <w:rtl w:val="0"/>
        </w:rPr>
        <w:t xml:space="preserve">at this moment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C">
      <w:pPr>
        <w:numPr>
          <w:ilvl w:val="0"/>
          <w:numId w:val="13"/>
        </w:numPr>
        <w:ind w:left="720" w:hanging="360"/>
        <w:rPr>
          <w:u w:val="none"/>
        </w:rPr>
      </w:pPr>
      <w:r w:rsidDel="00000000" w:rsidR="00000000" w:rsidRPr="00000000">
        <w:rPr>
          <w:rtl w:val="0"/>
        </w:rPr>
        <w:t xml:space="preserve">Physicists </w:t>
      </w:r>
      <w:r w:rsidDel="00000000" w:rsidR="00000000" w:rsidRPr="00000000">
        <w:rPr>
          <w:u w:val="single"/>
          <w:rtl w:val="0"/>
        </w:rPr>
        <w:t xml:space="preserve">have recently found</w:t>
      </w:r>
      <w:r w:rsidDel="00000000" w:rsidR="00000000" w:rsidRPr="00000000">
        <w:rPr>
          <w:rtl w:val="0"/>
        </w:rPr>
        <w:t xml:space="preserve"> traces of the subatomic particle known as ‘W’.</w:t>
      </w:r>
    </w:p>
    <w:p w:rsidR="00000000" w:rsidDel="00000000" w:rsidP="00000000" w:rsidRDefault="00000000" w:rsidRPr="00000000" w14:paraId="000000FD">
      <w:pPr>
        <w:numPr>
          <w:ilvl w:val="0"/>
          <w:numId w:val="13"/>
        </w:numPr>
        <w:ind w:left="720" w:hanging="360"/>
        <w:rPr>
          <w:u w:val="none"/>
        </w:rPr>
      </w:pPr>
      <w:r w:rsidDel="00000000" w:rsidR="00000000" w:rsidRPr="00000000">
        <w:rPr>
          <w:rtl w:val="0"/>
        </w:rPr>
        <w:t xml:space="preserve">The ejection of volcanic dust into the atmosphere </w:t>
      </w:r>
      <w:r w:rsidDel="00000000" w:rsidR="00000000" w:rsidRPr="00000000">
        <w:rPr>
          <w:u w:val="single"/>
          <w:rtl w:val="0"/>
        </w:rPr>
        <w:t xml:space="preserve">will slightly lower / will have slightly lowered</w:t>
      </w:r>
      <w:r w:rsidDel="00000000" w:rsidR="00000000" w:rsidRPr="00000000">
        <w:rPr>
          <w:rtl w:val="0"/>
        </w:rPr>
        <w:t xml:space="preserve"> </w:t>
      </w:r>
      <w:r w:rsidDel="00000000" w:rsidR="00000000" w:rsidRPr="00000000">
        <w:rPr>
          <w:rtl w:val="0"/>
        </w:rPr>
        <w:t xml:space="preserve">global temperatures </w:t>
      </w:r>
      <w:r w:rsidDel="00000000" w:rsidR="00000000" w:rsidRPr="00000000">
        <w:rPr>
          <w:u w:val="single"/>
          <w:rtl w:val="0"/>
        </w:rPr>
        <w:t xml:space="preserve">for the next few years</w:t>
      </w:r>
      <w:r w:rsidDel="00000000" w:rsidR="00000000" w:rsidRPr="00000000">
        <w:rPr>
          <w:rtl w:val="0"/>
        </w:rPr>
        <w:t xml:space="preserve">.</w:t>
      </w:r>
    </w:p>
    <w:p w:rsidR="00000000" w:rsidDel="00000000" w:rsidP="00000000" w:rsidRDefault="00000000" w:rsidRPr="00000000" w14:paraId="000000FE">
      <w:pPr>
        <w:numPr>
          <w:ilvl w:val="0"/>
          <w:numId w:val="13"/>
        </w:numPr>
        <w:ind w:left="720" w:hanging="360"/>
        <w:rPr>
          <w:u w:val="none"/>
        </w:rPr>
      </w:pPr>
      <w:r w:rsidDel="00000000" w:rsidR="00000000" w:rsidRPr="00000000">
        <w:rPr>
          <w:rtl w:val="0"/>
        </w:rPr>
        <w:t xml:space="preserve">A microscope </w:t>
      </w:r>
      <w:r w:rsidDel="00000000" w:rsidR="00000000" w:rsidRPr="00000000">
        <w:rPr>
          <w:u w:val="single"/>
          <w:rtl w:val="0"/>
        </w:rPr>
        <w:t xml:space="preserve">is usually </w:t>
      </w:r>
      <w:r w:rsidDel="00000000" w:rsidR="00000000" w:rsidRPr="00000000">
        <w:rPr>
          <w:u w:val="single"/>
          <w:rtl w:val="0"/>
        </w:rPr>
        <w:t xml:space="preserve">compose</w:t>
      </w:r>
      <w:r w:rsidDel="00000000" w:rsidR="00000000" w:rsidRPr="00000000">
        <w:rPr>
          <w:u w:val="single"/>
          <w:rtl w:val="0"/>
        </w:rPr>
        <w:t xml:space="preserve">d</w:t>
      </w:r>
      <w:r w:rsidDel="00000000" w:rsidR="00000000" w:rsidRPr="00000000">
        <w:rPr>
          <w:rtl w:val="0"/>
        </w:rPr>
        <w:t xml:space="preserve"> of an objective, a specimen stage, and a light source. </w:t>
        <w:br w:type="textWrapping"/>
      </w:r>
      <w:r w:rsidDel="00000000" w:rsidR="00000000" w:rsidRPr="00000000">
        <w:rPr>
          <w:i w:val="1"/>
          <w:color w:val="ff9900"/>
          <w:rtl w:val="0"/>
        </w:rPr>
        <w:t xml:space="preserve">ประกอบไปด้วย = consist(s) of / comprise + obj / be composed of</w:t>
      </w:r>
    </w:p>
    <w:p w:rsidR="00000000" w:rsidDel="00000000" w:rsidP="00000000" w:rsidRDefault="00000000" w:rsidRPr="00000000" w14:paraId="000000FF">
      <w:pPr>
        <w:numPr>
          <w:ilvl w:val="0"/>
          <w:numId w:val="13"/>
        </w:numPr>
        <w:ind w:left="720" w:hanging="360"/>
        <w:rPr>
          <w:u w:val="none"/>
        </w:rPr>
      </w:pPr>
      <w:r w:rsidDel="00000000" w:rsidR="00000000" w:rsidRPr="00000000">
        <w:rPr>
          <w:rtl w:val="0"/>
        </w:rPr>
        <w:t xml:space="preserve">Electronic engineers </w:t>
      </w:r>
      <w:r w:rsidDel="00000000" w:rsidR="00000000" w:rsidRPr="00000000">
        <w:rPr>
          <w:u w:val="single"/>
          <w:rtl w:val="0"/>
        </w:rPr>
        <w:t xml:space="preserve">are currently investigating</w:t>
      </w:r>
      <w:r w:rsidDel="00000000" w:rsidR="00000000" w:rsidRPr="00000000">
        <w:rPr>
          <w:rtl w:val="0"/>
        </w:rPr>
        <w:t xml:space="preserve"> the feasibility of three dimensional television. </w:t>
      </w:r>
    </w:p>
    <w:p w:rsidR="00000000" w:rsidDel="00000000" w:rsidP="00000000" w:rsidRDefault="00000000" w:rsidRPr="00000000" w14:paraId="00000100">
      <w:pPr>
        <w:numPr>
          <w:ilvl w:val="0"/>
          <w:numId w:val="13"/>
        </w:numPr>
        <w:ind w:left="720" w:hanging="360"/>
        <w:rPr>
          <w:u w:val="none"/>
        </w:rPr>
      </w:pPr>
      <w:r w:rsidDel="00000000" w:rsidR="00000000" w:rsidRPr="00000000">
        <w:rPr>
          <w:rtl w:val="0"/>
        </w:rPr>
        <w:t xml:space="preserve">Thanks to satellite photographs, the earth’s aurora is shown to be nearly round.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5"/>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sentences</w:t>
            </w:r>
          </w:p>
          <w:p w:rsidR="00000000" w:rsidDel="00000000" w:rsidP="00000000" w:rsidRDefault="00000000" w:rsidRPr="00000000" w14:paraId="0000010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Simple sentence / one independent clause</w:t>
            </w:r>
          </w:p>
          <w:p w:rsidR="00000000" w:rsidDel="00000000" w:rsidP="00000000" w:rsidRDefault="00000000" w:rsidRPr="00000000" w14:paraId="0000010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Compound sentence / two independent clauses</w:t>
            </w:r>
          </w:p>
          <w:p w:rsidR="00000000" w:rsidDel="00000000" w:rsidP="00000000" w:rsidRDefault="00000000" w:rsidRPr="00000000" w14:paraId="0000010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Complex sentence / one independent clause + one dependent clause (or we call the dependent = adverbial clause)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ใช้ adverbial ไม่สัมพันธ์กับ main sentence = dangling modifier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E.g. Watching ร่างทรง on Netflix, the movie was so scary. &lt;&lt; but movie cannot watch itself</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ระวัง อย่าเรียงผิด read the examples in page 6-8</w:t>
              <w:br w:type="textWrapping"/>
              <w:t xml:space="preserve">Having gone เกิดก่อน, เกิดหลัง</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llssvi9vmv1p" w:id="26"/>
      <w:bookmarkEnd w:id="26"/>
      <w:r w:rsidDel="00000000" w:rsidR="00000000" w:rsidRPr="00000000">
        <w:rPr>
          <w:rtl w:val="0"/>
        </w:rPr>
        <w:t xml:space="preserve">Task 4</w:t>
      </w:r>
    </w:p>
    <w:p w:rsidR="00000000" w:rsidDel="00000000" w:rsidP="00000000" w:rsidRDefault="00000000" w:rsidRPr="00000000" w14:paraId="0000010E">
      <w:pPr>
        <w:numPr>
          <w:ilvl w:val="0"/>
          <w:numId w:val="38"/>
        </w:numPr>
        <w:ind w:left="720" w:hanging="360"/>
      </w:pPr>
      <w:r w:rsidDel="00000000" w:rsidR="00000000" w:rsidRPr="00000000">
        <w:rPr>
          <w:rtl w:val="0"/>
        </w:rPr>
        <w:t xml:space="preserve">After being produced by other factories, the parts are delivered to the assembly plant.</w:t>
      </w:r>
    </w:p>
    <w:p w:rsidR="00000000" w:rsidDel="00000000" w:rsidP="00000000" w:rsidRDefault="00000000" w:rsidRPr="00000000" w14:paraId="0000010F">
      <w:pPr>
        <w:numPr>
          <w:ilvl w:val="0"/>
          <w:numId w:val="38"/>
        </w:numPr>
        <w:ind w:left="720" w:hanging="360"/>
      </w:pPr>
      <w:r w:rsidDel="00000000" w:rsidR="00000000" w:rsidRPr="00000000">
        <w:rPr>
          <w:rtl w:val="0"/>
        </w:rPr>
        <w:t xml:space="preserve">After arriving at the plant, the parts are sorted and put into inventory (by workers).</w:t>
      </w:r>
    </w:p>
    <w:p w:rsidR="00000000" w:rsidDel="00000000" w:rsidP="00000000" w:rsidRDefault="00000000" w:rsidRPr="00000000" w14:paraId="00000110">
      <w:pPr>
        <w:numPr>
          <w:ilvl w:val="0"/>
          <w:numId w:val="38"/>
        </w:numPr>
        <w:ind w:left="720" w:hanging="360"/>
      </w:pPr>
      <w:r w:rsidDel="00000000" w:rsidR="00000000" w:rsidRPr="00000000">
        <w:rPr>
          <w:rtl w:val="0"/>
        </w:rPr>
        <w:t xml:space="preserve">After being processed in the paint shop, the car frames are passed onto the assembly line.</w:t>
      </w:r>
    </w:p>
    <w:p w:rsidR="00000000" w:rsidDel="00000000" w:rsidP="00000000" w:rsidRDefault="00000000" w:rsidRPr="00000000" w14:paraId="00000111">
      <w:pPr>
        <w:numPr>
          <w:ilvl w:val="0"/>
          <w:numId w:val="38"/>
        </w:numPr>
        <w:ind w:left="720" w:hanging="360"/>
      </w:pPr>
      <w:r w:rsidDel="00000000" w:rsidR="00000000" w:rsidRPr="00000000">
        <w:rPr>
          <w:rtl w:val="0"/>
        </w:rPr>
        <w:t xml:space="preserve">Before assembling the seats onto the chassis, the technician checks the manifest sheet.</w:t>
      </w:r>
    </w:p>
    <w:p w:rsidR="00000000" w:rsidDel="00000000" w:rsidP="00000000" w:rsidRDefault="00000000" w:rsidRPr="00000000" w14:paraId="00000112">
      <w:pPr>
        <w:numPr>
          <w:ilvl w:val="0"/>
          <w:numId w:val="38"/>
        </w:numPr>
        <w:ind w:left="720" w:hanging="360"/>
      </w:pPr>
      <w:r w:rsidDel="00000000" w:rsidR="00000000" w:rsidRPr="00000000">
        <w:rPr>
          <w:rtl w:val="0"/>
        </w:rPr>
        <w:t xml:space="preserve">After being assembled, the seats are wrapped in plastic to prevent damage.</w:t>
      </w:r>
    </w:p>
    <w:p w:rsidR="00000000" w:rsidDel="00000000" w:rsidP="00000000" w:rsidRDefault="00000000" w:rsidRPr="00000000" w14:paraId="00000113">
      <w:pPr>
        <w:numPr>
          <w:ilvl w:val="0"/>
          <w:numId w:val="38"/>
        </w:numPr>
        <w:ind w:left="720" w:hanging="360"/>
        <w:rPr>
          <w:u w:val="none"/>
        </w:rPr>
      </w:pPr>
      <w:r w:rsidDel="00000000" w:rsidR="00000000" w:rsidRPr="00000000">
        <w:rPr>
          <w:rtl w:val="0"/>
        </w:rPr>
        <w:t xml:space="preserve">After finishing the seat assembly, the technician will inform his supervisor.</w:t>
      </w:r>
    </w:p>
    <w:p w:rsidR="00000000" w:rsidDel="00000000" w:rsidP="00000000" w:rsidRDefault="00000000" w:rsidRPr="00000000" w14:paraId="00000114">
      <w:pPr>
        <w:numPr>
          <w:ilvl w:val="0"/>
          <w:numId w:val="38"/>
        </w:numPr>
        <w:ind w:left="720" w:hanging="360"/>
      </w:pPr>
      <w:r w:rsidDel="00000000" w:rsidR="00000000" w:rsidRPr="00000000">
        <w:rPr>
          <w:rtl w:val="0"/>
        </w:rPr>
        <w:t xml:space="preserve">While waiting for the technician to finish, the supervisor inspects other parts of the assembly line. </w:t>
      </w:r>
    </w:p>
    <w:p w:rsidR="00000000" w:rsidDel="00000000" w:rsidP="00000000" w:rsidRDefault="00000000" w:rsidRPr="00000000" w14:paraId="00000115">
      <w:pPr>
        <w:numPr>
          <w:ilvl w:val="0"/>
          <w:numId w:val="38"/>
        </w:numPr>
        <w:ind w:left="720" w:hanging="360"/>
      </w:pPr>
      <w:r w:rsidDel="00000000" w:rsidR="00000000" w:rsidRPr="00000000">
        <w:rPr>
          <w:rtl w:val="0"/>
        </w:rPr>
        <w:t xml:space="preserve">After being checked by the inspector, the assembled units are moved into stock.</w:t>
      </w:r>
    </w:p>
    <w:p w:rsidR="00000000" w:rsidDel="00000000" w:rsidP="00000000" w:rsidRDefault="00000000" w:rsidRPr="00000000" w14:paraId="00000116">
      <w:pPr>
        <w:pStyle w:val="Heading2"/>
        <w:rPr/>
      </w:pPr>
      <w:bookmarkStart w:colFirst="0" w:colLast="0" w:name="_p14raqydfmfo" w:id="27"/>
      <w:bookmarkEnd w:id="27"/>
      <w:r w:rsidDel="00000000" w:rsidR="00000000" w:rsidRPr="00000000">
        <w:rPr>
          <w:rtl w:val="0"/>
        </w:rPr>
        <w:t xml:space="preserve">Task 5</w:t>
      </w:r>
    </w:p>
    <w:p w:rsidR="00000000" w:rsidDel="00000000" w:rsidP="00000000" w:rsidRDefault="00000000" w:rsidRPr="00000000" w14:paraId="00000117">
      <w:pPr>
        <w:ind w:left="0" w:firstLine="0"/>
        <w:rPr/>
      </w:pPr>
      <w:r w:rsidDel="00000000" w:rsidR="00000000" w:rsidRPr="00000000">
        <w:rPr>
          <w:rtl w:val="0"/>
        </w:rPr>
        <w:t xml:space="preserve">Stupid task.</w:t>
      </w:r>
    </w:p>
    <w:p w:rsidR="00000000" w:rsidDel="00000000" w:rsidP="00000000" w:rsidRDefault="00000000" w:rsidRPr="00000000" w14:paraId="00000118">
      <w:pPr>
        <w:pStyle w:val="Heading2"/>
        <w:rPr/>
      </w:pPr>
      <w:bookmarkStart w:colFirst="0" w:colLast="0" w:name="_eovybpkcs0z2" w:id="28"/>
      <w:bookmarkEnd w:id="28"/>
      <w:r w:rsidDel="00000000" w:rsidR="00000000" w:rsidRPr="00000000">
        <w:rPr>
          <w:rtl w:val="0"/>
        </w:rPr>
        <w:t xml:space="preserve">Task 6</w:t>
      </w:r>
    </w:p>
    <w:p w:rsidR="00000000" w:rsidDel="00000000" w:rsidP="00000000" w:rsidRDefault="00000000" w:rsidRPr="00000000" w14:paraId="00000119">
      <w:pPr>
        <w:numPr>
          <w:ilvl w:val="0"/>
          <w:numId w:val="37"/>
        </w:numPr>
        <w:ind w:left="720" w:hanging="360"/>
        <w:rPr>
          <w:u w:val="none"/>
        </w:rPr>
      </w:pPr>
      <w:r w:rsidDel="00000000" w:rsidR="00000000" w:rsidRPr="00000000">
        <w:rPr>
          <w:rtl w:val="0"/>
        </w:rPr>
        <w:t xml:space="preserve">This paragraph describes the cement production process.</w:t>
      </w:r>
    </w:p>
    <w:p w:rsidR="00000000" w:rsidDel="00000000" w:rsidP="00000000" w:rsidRDefault="00000000" w:rsidRPr="00000000" w14:paraId="0000011A">
      <w:pPr>
        <w:numPr>
          <w:ilvl w:val="0"/>
          <w:numId w:val="37"/>
        </w:numPr>
        <w:ind w:left="720" w:hanging="360"/>
        <w:rPr>
          <w:u w:val="none"/>
        </w:rPr>
      </w:pPr>
      <w:r w:rsidDel="00000000" w:rsidR="00000000" w:rsidRPr="00000000">
        <w:rPr>
          <w:rtl w:val="0"/>
        </w:rPr>
        <w:t xml:space="preserve">First, after being delivered in bulk to </w:t>
      </w:r>
      <w:r w:rsidDel="00000000" w:rsidR="00000000" w:rsidRPr="00000000">
        <w:rPr>
          <w:b w:val="1"/>
          <w:rtl w:val="0"/>
        </w:rPr>
        <w:t xml:space="preserve">a</w:t>
      </w:r>
      <w:r w:rsidDel="00000000" w:rsidR="00000000" w:rsidRPr="00000000">
        <w:rPr>
          <w:rtl w:val="0"/>
        </w:rPr>
        <w:t xml:space="preserve"> cement plant, raw materials are crushed and homogenized into a mixture which is fed into a rotary kiln (an enormous rotary pipe).</w:t>
      </w:r>
    </w:p>
    <w:p w:rsidR="00000000" w:rsidDel="00000000" w:rsidP="00000000" w:rsidRDefault="00000000" w:rsidRPr="00000000" w14:paraId="0000011B">
      <w:pPr>
        <w:numPr>
          <w:ilvl w:val="0"/>
          <w:numId w:val="37"/>
        </w:numPr>
        <w:ind w:left="720" w:hanging="360"/>
        <w:rPr>
          <w:u w:val="none"/>
        </w:rPr>
      </w:pPr>
      <w:r w:rsidDel="00000000" w:rsidR="00000000" w:rsidRPr="00000000">
        <w:rPr>
          <w:rtl w:val="0"/>
        </w:rPr>
        <w:t xml:space="preserve">Then, the huge kiln is heated by </w:t>
      </w:r>
      <w:r w:rsidDel="00000000" w:rsidR="00000000" w:rsidRPr="00000000">
        <w:rPr>
          <w:b w:val="1"/>
          <w:rtl w:val="0"/>
        </w:rPr>
        <w:t xml:space="preserve">a</w:t>
      </w:r>
      <w:r w:rsidDel="00000000" w:rsidR="00000000" w:rsidRPr="00000000">
        <w:rPr>
          <w:rtl w:val="0"/>
        </w:rPr>
        <w:t xml:space="preserve"> 2000 °C flame inside of it and </w:t>
      </w:r>
      <w:r w:rsidDel="00000000" w:rsidR="00000000" w:rsidRPr="00000000">
        <w:rPr>
          <w:i w:val="1"/>
          <w:rtl w:val="0"/>
        </w:rPr>
        <w:t xml:space="preserve">(is)</w:t>
      </w:r>
      <w:r w:rsidDel="00000000" w:rsidR="00000000" w:rsidRPr="00000000">
        <w:rPr>
          <w:rtl w:val="0"/>
        </w:rPr>
        <w:t xml:space="preserve"> quickly cooled to 100-200 °C.</w:t>
      </w:r>
    </w:p>
    <w:p w:rsidR="00000000" w:rsidDel="00000000" w:rsidP="00000000" w:rsidRDefault="00000000" w:rsidRPr="00000000" w14:paraId="0000011C">
      <w:pPr>
        <w:numPr>
          <w:ilvl w:val="0"/>
          <w:numId w:val="37"/>
        </w:numPr>
        <w:ind w:left="720" w:hanging="360"/>
        <w:rPr>
          <w:u w:val="none"/>
        </w:rPr>
      </w:pPr>
      <w:r w:rsidDel="00000000" w:rsidR="00000000" w:rsidRPr="00000000">
        <w:rPr>
          <w:rtl w:val="0"/>
        </w:rPr>
        <w:t xml:space="preserve">The final product of this phase, (which is) called “the clinker”, is stored in a huge silo.</w:t>
      </w:r>
    </w:p>
    <w:p w:rsidR="00000000" w:rsidDel="00000000" w:rsidP="00000000" w:rsidRDefault="00000000" w:rsidRPr="00000000" w14:paraId="0000011D">
      <w:pPr>
        <w:numPr>
          <w:ilvl w:val="0"/>
          <w:numId w:val="37"/>
        </w:numPr>
        <w:ind w:left="720" w:hanging="360"/>
        <w:rPr>
          <w:u w:val="none"/>
        </w:rPr>
      </w:pPr>
      <w:r w:rsidDel="00000000" w:rsidR="00000000" w:rsidRPr="00000000">
        <w:rPr>
          <w:rtl w:val="0"/>
        </w:rPr>
        <w:t xml:space="preserve">Next, gypsum and inert materials are added to the clinker.</w:t>
      </w:r>
    </w:p>
    <w:p w:rsidR="00000000" w:rsidDel="00000000" w:rsidP="00000000" w:rsidRDefault="00000000" w:rsidRPr="00000000" w14:paraId="0000011E">
      <w:pPr>
        <w:numPr>
          <w:ilvl w:val="0"/>
          <w:numId w:val="37"/>
        </w:numPr>
        <w:ind w:left="720" w:hanging="360"/>
        <w:rPr>
          <w:u w:val="none"/>
        </w:rPr>
      </w:pPr>
      <w:r w:rsidDel="00000000" w:rsidR="00000000" w:rsidRPr="00000000">
        <w:rPr>
          <w:rtl w:val="0"/>
        </w:rPr>
        <w:t xml:space="preserve">After that, all ingredients </w:t>
      </w:r>
      <w:r w:rsidDel="00000000" w:rsidR="00000000" w:rsidRPr="00000000">
        <w:rPr>
          <w:rtl w:val="0"/>
        </w:rPr>
        <w:t xml:space="preserve">are </w:t>
      </w:r>
      <w:r w:rsidDel="00000000" w:rsidR="00000000" w:rsidRPr="00000000">
        <w:rPr>
          <w:strike w:val="1"/>
          <w:color w:val="cccccc"/>
          <w:rtl w:val="0"/>
        </w:rPr>
        <w:t xml:space="preserve">grinded</w:t>
      </w:r>
      <w:r w:rsidDel="00000000" w:rsidR="00000000" w:rsidRPr="00000000">
        <w:rPr>
          <w:rtl w:val="0"/>
        </w:rPr>
        <w:t xml:space="preserve"> ground</w:t>
      </w:r>
      <w:r w:rsidDel="00000000" w:rsidR="00000000" w:rsidRPr="00000000">
        <w:rPr>
          <w:rtl w:val="0"/>
        </w:rPr>
        <w:t xml:space="preserve"> to make a fine, homogeneous powder (cement).</w:t>
      </w:r>
    </w:p>
    <w:p w:rsidR="00000000" w:rsidDel="00000000" w:rsidP="00000000" w:rsidRDefault="00000000" w:rsidRPr="00000000" w14:paraId="0000011F">
      <w:pPr>
        <w:numPr>
          <w:ilvl w:val="0"/>
          <w:numId w:val="37"/>
        </w:numPr>
        <w:ind w:left="720" w:hanging="360"/>
        <w:rPr>
          <w:u w:val="none"/>
        </w:rPr>
      </w:pPr>
      <w:r w:rsidDel="00000000" w:rsidR="00000000" w:rsidRPr="00000000">
        <w:rPr>
          <w:rtl w:val="0"/>
        </w:rPr>
        <w:t xml:space="preserve">Finally, after being stored in the silo, the cement is dispatched either in bulk or bags to the site where it will be used.</w:t>
      </w:r>
    </w:p>
    <w:p w:rsidR="00000000" w:rsidDel="00000000" w:rsidP="00000000" w:rsidRDefault="00000000" w:rsidRPr="00000000" w14:paraId="00000120">
      <w:pPr>
        <w:numPr>
          <w:ilvl w:val="1"/>
          <w:numId w:val="37"/>
        </w:numPr>
        <w:ind w:left="1440" w:hanging="360"/>
        <w:rPr>
          <w:u w:val="none"/>
        </w:rPr>
      </w:pPr>
      <w:r w:rsidDel="00000000" w:rsidR="00000000" w:rsidRPr="00000000">
        <w:rPr>
          <w:rtl w:val="0"/>
        </w:rPr>
        <w:t xml:space="preserve">Finally, the cement is stored in the silo before being dispatched either in bulk or bags to a site where it will be used.</w:t>
      </w:r>
    </w:p>
    <w:p w:rsidR="00000000" w:rsidDel="00000000" w:rsidP="00000000" w:rsidRDefault="00000000" w:rsidRPr="00000000" w14:paraId="00000121">
      <w:pPr>
        <w:pStyle w:val="Heading2"/>
        <w:rPr/>
      </w:pPr>
      <w:bookmarkStart w:colFirst="0" w:colLast="0" w:name="_kl3ydk8z8zom" w:id="29"/>
      <w:bookmarkEnd w:id="29"/>
      <w:r w:rsidDel="00000000" w:rsidR="00000000" w:rsidRPr="00000000">
        <w:rPr>
          <w:rtl w:val="0"/>
        </w:rPr>
        <w:t xml:space="preserve">Task 7</w:t>
      </w:r>
    </w:p>
    <w:p w:rsidR="00000000" w:rsidDel="00000000" w:rsidP="00000000" w:rsidRDefault="00000000" w:rsidRPr="00000000" w14:paraId="00000122">
      <w:pPr>
        <w:numPr>
          <w:ilvl w:val="0"/>
          <w:numId w:val="1"/>
        </w:numPr>
        <w:ind w:left="720" w:hanging="360"/>
        <w:rPr>
          <w:u w:val="none"/>
        </w:rPr>
      </w:pPr>
      <w:r w:rsidDel="00000000" w:rsidR="00000000" w:rsidRPr="00000000">
        <w:rPr>
          <w:rtl w:val="0"/>
        </w:rPr>
        <w:t xml:space="preserve">This paragraph describes suspension bridge construction / how a suspension bridge is constructed.</w:t>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First, towers of multiple columns </w:t>
      </w:r>
      <w:r w:rsidDel="00000000" w:rsidR="00000000" w:rsidRPr="00000000">
        <w:rPr>
          <w:i w:val="1"/>
          <w:color w:val="ff9900"/>
          <w:rtl w:val="0"/>
        </w:rPr>
        <w:t xml:space="preserve">(ตึกที่มีหลายเสา)</w:t>
      </w:r>
      <w:r w:rsidDel="00000000" w:rsidR="00000000" w:rsidRPr="00000000">
        <w:rPr>
          <w:rtl w:val="0"/>
        </w:rPr>
        <w:t xml:space="preserve"> are erected on a/</w:t>
      </w:r>
      <w:r w:rsidDel="00000000" w:rsidR="00000000" w:rsidRPr="00000000">
        <w:rPr>
          <w:b w:val="1"/>
          <w:rtl w:val="0"/>
        </w:rPr>
        <w:t xml:space="preserve">the</w:t>
      </w:r>
      <w:r w:rsidDel="00000000" w:rsidR="00000000" w:rsidRPr="00000000">
        <w:rPr>
          <w:rtl w:val="0"/>
        </w:rPr>
        <w:t xml:space="preserve"> tower foundation by using high-strength reinforced concrete.</w:t>
      </w:r>
    </w:p>
    <w:p w:rsidR="00000000" w:rsidDel="00000000" w:rsidP="00000000" w:rsidRDefault="00000000" w:rsidRPr="00000000" w14:paraId="00000124">
      <w:pPr>
        <w:numPr>
          <w:ilvl w:val="0"/>
          <w:numId w:val="1"/>
        </w:numPr>
        <w:ind w:left="720" w:hanging="360"/>
        <w:rPr>
          <w:u w:val="none"/>
        </w:rPr>
      </w:pPr>
      <w:r w:rsidDel="00000000" w:rsidR="00000000" w:rsidRPr="00000000">
        <w:rPr>
          <w:rtl w:val="0"/>
        </w:rPr>
        <w:t xml:space="preserve">Next, large devices (saddles), </w:t>
      </w:r>
      <w:r w:rsidDel="00000000" w:rsidR="00000000" w:rsidRPr="00000000">
        <w:rPr>
          <w:u w:val="single"/>
          <w:rtl w:val="0"/>
        </w:rPr>
        <w:t xml:space="preserve">which carry / </w:t>
      </w:r>
      <w:r w:rsidDel="00000000" w:rsidR="00000000" w:rsidRPr="00000000">
        <w:rPr>
          <w:u w:val="single"/>
          <w:rtl w:val="0"/>
        </w:rPr>
        <w:t xml:space="preserve">carrying</w:t>
      </w:r>
      <w:r w:rsidDel="00000000" w:rsidR="00000000" w:rsidRPr="00000000">
        <w:rPr>
          <w:rtl w:val="0"/>
        </w:rPr>
        <w:t xml:space="preserve"> through the main suspension cables, are positioned on (the) top of the towers.</w:t>
      </w:r>
    </w:p>
    <w:p w:rsidR="00000000" w:rsidDel="00000000" w:rsidP="00000000" w:rsidRDefault="00000000" w:rsidRPr="00000000" w14:paraId="00000125">
      <w:pPr>
        <w:numPr>
          <w:ilvl w:val="0"/>
          <w:numId w:val="1"/>
        </w:numPr>
        <w:ind w:left="720" w:hanging="360"/>
        <w:rPr>
          <w:u w:val="none"/>
        </w:rPr>
      </w:pPr>
      <w:r w:rsidDel="00000000" w:rsidR="00000000" w:rsidRPr="00000000">
        <w:rPr>
          <w:rtl w:val="0"/>
        </w:rPr>
        <w:t xml:space="preserve">After that, anchorages are constructed to resist </w:t>
      </w:r>
      <w:r w:rsidDel="00000000" w:rsidR="00000000" w:rsidRPr="00000000">
        <w:rPr>
          <w:b w:val="1"/>
          <w:rtl w:val="0"/>
        </w:rPr>
        <w:t xml:space="preserve">the</w:t>
      </w:r>
      <w:r w:rsidDel="00000000" w:rsidR="00000000" w:rsidRPr="00000000">
        <w:rPr>
          <w:rtl w:val="0"/>
        </w:rPr>
        <w:t xml:space="preserve"> tension of cables and (to) </w:t>
      </w:r>
      <w:r w:rsidDel="00000000" w:rsidR="00000000" w:rsidRPr="00000000">
        <w:rPr>
          <w:b w:val="1"/>
          <w:rtl w:val="0"/>
        </w:rPr>
        <w:t xml:space="preserve">form</w:t>
      </w:r>
      <w:r w:rsidDel="00000000" w:rsidR="00000000" w:rsidRPr="00000000">
        <w:rPr>
          <w:rtl w:val="0"/>
        </w:rPr>
        <w:t xml:space="preserve"> as the main anchor system for the entire structure.</w:t>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Then, temporary suspended walkways (catwalks) are erected before the main cable spinning devices are installed.</w:t>
      </w:r>
    </w:p>
    <w:p w:rsidR="00000000" w:rsidDel="00000000" w:rsidP="00000000" w:rsidRDefault="00000000" w:rsidRPr="00000000" w14:paraId="00000127">
      <w:pPr>
        <w:numPr>
          <w:ilvl w:val="0"/>
          <w:numId w:val="1"/>
        </w:numPr>
        <w:ind w:left="720" w:hanging="360"/>
        <w:rPr>
          <w:u w:val="none"/>
        </w:rPr>
      </w:pPr>
      <w:r w:rsidDel="00000000" w:rsidR="00000000" w:rsidRPr="00000000">
        <w:rPr>
          <w:rtl w:val="0"/>
        </w:rPr>
        <w:t xml:space="preserve">The next step, suspender cables are engineered and cut to precise lengths before being looped over cable bands.</w:t>
      </w:r>
    </w:p>
    <w:p w:rsidR="00000000" w:rsidDel="00000000" w:rsidP="00000000" w:rsidRDefault="00000000" w:rsidRPr="00000000" w14:paraId="00000128">
      <w:pPr>
        <w:numPr>
          <w:ilvl w:val="0"/>
          <w:numId w:val="1"/>
        </w:numPr>
        <w:ind w:left="720" w:hanging="360"/>
        <w:rPr>
          <w:u w:val="none"/>
        </w:rPr>
      </w:pPr>
      <w:r w:rsidDel="00000000" w:rsidR="00000000" w:rsidRPr="00000000">
        <w:rPr>
          <w:rtl w:val="0"/>
        </w:rPr>
        <w:t xml:space="preserve">After completing the primary structure, the engineers then install lighting, handrails, and paving.</w:t>
      </w:r>
    </w:p>
    <w:p w:rsidR="00000000" w:rsidDel="00000000" w:rsidP="00000000" w:rsidRDefault="00000000" w:rsidRPr="00000000" w14:paraId="00000129">
      <w:pPr>
        <w:pStyle w:val="Heading2"/>
        <w:rPr/>
      </w:pPr>
      <w:bookmarkStart w:colFirst="0" w:colLast="0" w:name="_ltra6ahvd9qv" w:id="30"/>
      <w:bookmarkEnd w:id="30"/>
      <w:r w:rsidDel="00000000" w:rsidR="00000000" w:rsidRPr="00000000">
        <w:rPr>
          <w:rtl w:val="0"/>
        </w:rPr>
        <w:t xml:space="preserve">Task 8</w:t>
      </w:r>
    </w:p>
    <w:p w:rsidR="00000000" w:rsidDel="00000000" w:rsidP="00000000" w:rsidRDefault="00000000" w:rsidRPr="00000000" w14:paraId="0000012A">
      <w:pPr>
        <w:numPr>
          <w:ilvl w:val="0"/>
          <w:numId w:val="6"/>
        </w:numPr>
        <w:ind w:left="720" w:hanging="360"/>
        <w:rPr>
          <w:u w:val="none"/>
        </w:rPr>
      </w:pPr>
      <w:r w:rsidDel="00000000" w:rsidR="00000000" w:rsidRPr="00000000">
        <w:rPr>
          <w:rtl w:val="0"/>
        </w:rPr>
        <w:t xml:space="preserve">This paragraph describes power generation in a binary cycle geothermal power plant.</w:t>
      </w:r>
    </w:p>
    <w:p w:rsidR="00000000" w:rsidDel="00000000" w:rsidP="00000000" w:rsidRDefault="00000000" w:rsidRPr="00000000" w14:paraId="0000012B">
      <w:pPr>
        <w:numPr>
          <w:ilvl w:val="0"/>
          <w:numId w:val="6"/>
        </w:numPr>
        <w:ind w:left="720" w:hanging="360"/>
        <w:rPr>
          <w:u w:val="none"/>
        </w:rPr>
      </w:pPr>
      <w:r w:rsidDel="00000000" w:rsidR="00000000" w:rsidRPr="00000000">
        <w:rPr>
          <w:rtl w:val="0"/>
        </w:rPr>
        <w:t xml:space="preserve">First, geothermally heated water is drawn up from the ground through different sets of pipes to start an electricity generation process.</w:t>
      </w:r>
    </w:p>
    <w:p w:rsidR="00000000" w:rsidDel="00000000" w:rsidP="00000000" w:rsidRDefault="00000000" w:rsidRPr="00000000" w14:paraId="0000012C">
      <w:pPr>
        <w:numPr>
          <w:ilvl w:val="0"/>
          <w:numId w:val="6"/>
        </w:numPr>
        <w:ind w:left="720" w:hanging="360"/>
        <w:rPr>
          <w:strike w:val="1"/>
          <w:u w:val="none"/>
        </w:rPr>
      </w:pPr>
      <w:r w:rsidDel="00000000" w:rsidR="00000000" w:rsidRPr="00000000">
        <w:rPr>
          <w:strike w:val="1"/>
          <w:rtl w:val="0"/>
        </w:rPr>
        <w:t xml:space="preserve">After being stored in the heated water, the energy is transferred to the working fluid through a heat exchanger.</w:t>
      </w:r>
    </w:p>
    <w:p w:rsidR="00000000" w:rsidDel="00000000" w:rsidP="00000000" w:rsidRDefault="00000000" w:rsidRPr="00000000" w14:paraId="0000012D">
      <w:pPr>
        <w:numPr>
          <w:ilvl w:val="1"/>
          <w:numId w:val="6"/>
        </w:numPr>
        <w:ind w:left="1440" w:hanging="360"/>
        <w:rPr/>
      </w:pPr>
      <w:r w:rsidDel="00000000" w:rsidR="00000000" w:rsidRPr="00000000">
        <w:rPr>
          <w:rtl w:val="0"/>
        </w:rPr>
        <w:t xml:space="preserve">Second, the energy (which is) stored in the heated water is transferred to the working fluid through a heat exchanger.</w:t>
      </w:r>
    </w:p>
    <w:p w:rsidR="00000000" w:rsidDel="00000000" w:rsidP="00000000" w:rsidRDefault="00000000" w:rsidRPr="00000000" w14:paraId="0000012E">
      <w:pPr>
        <w:numPr>
          <w:ilvl w:val="0"/>
          <w:numId w:val="6"/>
        </w:numPr>
        <w:ind w:left="720" w:hanging="360"/>
        <w:rPr>
          <w:u w:val="none"/>
        </w:rPr>
      </w:pPr>
      <w:r w:rsidDel="00000000" w:rsidR="00000000" w:rsidRPr="00000000">
        <w:rPr>
          <w:rtl w:val="0"/>
        </w:rPr>
        <w:t xml:space="preserve">Then, the working fluid is vaporized in the heat exchanger and used to power a turbine or an electrical generator.</w:t>
      </w:r>
    </w:p>
    <w:p w:rsidR="00000000" w:rsidDel="00000000" w:rsidP="00000000" w:rsidRDefault="00000000" w:rsidRPr="00000000" w14:paraId="0000012F">
      <w:pPr>
        <w:numPr>
          <w:ilvl w:val="0"/>
          <w:numId w:val="6"/>
        </w:numPr>
        <w:ind w:left="720" w:hanging="360"/>
        <w:rPr>
          <w:u w:val="none"/>
        </w:rPr>
      </w:pPr>
      <w:r w:rsidDel="00000000" w:rsidR="00000000" w:rsidRPr="00000000">
        <w:rPr>
          <w:rtl w:val="0"/>
        </w:rPr>
        <w:t xml:space="preserve">After passing from the working fluid through the turbine, the vapor is recondensed.</w:t>
      </w:r>
    </w:p>
    <w:p w:rsidR="00000000" w:rsidDel="00000000" w:rsidP="00000000" w:rsidRDefault="00000000" w:rsidRPr="00000000" w14:paraId="00000130">
      <w:pPr>
        <w:numPr>
          <w:ilvl w:val="0"/>
          <w:numId w:val="6"/>
        </w:numPr>
        <w:ind w:left="720" w:hanging="360"/>
        <w:rPr>
          <w:u w:val="none"/>
        </w:rPr>
      </w:pPr>
      <w:r w:rsidDel="00000000" w:rsidR="00000000" w:rsidRPr="00000000">
        <w:rPr>
          <w:rtl w:val="0"/>
        </w:rPr>
        <w:t xml:space="preserve">Next, the vapor is piped back to the heat exchanger.</w:t>
      </w:r>
    </w:p>
    <w:p w:rsidR="00000000" w:rsidDel="00000000" w:rsidP="00000000" w:rsidRDefault="00000000" w:rsidRPr="00000000" w14:paraId="00000131">
      <w:pPr>
        <w:numPr>
          <w:ilvl w:val="0"/>
          <w:numId w:val="6"/>
        </w:numPr>
        <w:ind w:left="720" w:hanging="360"/>
        <w:rPr>
          <w:u w:val="none"/>
        </w:rPr>
      </w:pPr>
      <w:r w:rsidDel="00000000" w:rsidR="00000000" w:rsidRPr="00000000">
        <w:rPr>
          <w:rtl w:val="0"/>
        </w:rPr>
        <w:t xml:space="preserve">Finally, </w:t>
      </w:r>
      <w:r w:rsidDel="00000000" w:rsidR="00000000" w:rsidRPr="00000000">
        <w:rPr>
          <w:b w:val="1"/>
          <w:rtl w:val="0"/>
        </w:rPr>
        <w:t xml:space="preserve">the</w:t>
      </w:r>
      <w:r w:rsidDel="00000000" w:rsidR="00000000" w:rsidRPr="00000000">
        <w:rPr>
          <w:rtl w:val="0"/>
        </w:rPr>
        <w:t xml:space="preserve"> excess water vapor returns into the ground before being reheated for later use.</w:t>
      </w:r>
    </w:p>
    <w:p w:rsidR="00000000" w:rsidDel="00000000" w:rsidP="00000000" w:rsidRDefault="00000000" w:rsidRPr="00000000" w14:paraId="00000132">
      <w:pPr>
        <w:pStyle w:val="Heading2"/>
        <w:rPr/>
      </w:pPr>
      <w:bookmarkStart w:colFirst="0" w:colLast="0" w:name="_sguh4mkb3x1t" w:id="31"/>
      <w:bookmarkEnd w:id="31"/>
      <w:r w:rsidDel="00000000" w:rsidR="00000000" w:rsidRPr="00000000">
        <w:rPr>
          <w:rtl w:val="0"/>
        </w:rPr>
        <w:t xml:space="preserve">Task 9</w:t>
      </w:r>
    </w:p>
    <w:p w:rsidR="00000000" w:rsidDel="00000000" w:rsidP="00000000" w:rsidRDefault="00000000" w:rsidRPr="00000000" w14:paraId="00000133">
      <w:pPr>
        <w:numPr>
          <w:ilvl w:val="0"/>
          <w:numId w:val="7"/>
        </w:numPr>
        <w:ind w:left="720" w:hanging="360"/>
        <w:rPr>
          <w:u w:val="none"/>
        </w:rPr>
      </w:pPr>
      <w:r w:rsidDel="00000000" w:rsidR="00000000" w:rsidRPr="00000000">
        <w:rPr>
          <w:rtl w:val="0"/>
        </w:rPr>
        <w:t xml:space="preserve">The paragraph describes the process of preparing kaolinite.</w:t>
      </w:r>
    </w:p>
    <w:p w:rsidR="00000000" w:rsidDel="00000000" w:rsidP="00000000" w:rsidRDefault="00000000" w:rsidRPr="00000000" w14:paraId="00000134">
      <w:pPr>
        <w:numPr>
          <w:ilvl w:val="0"/>
          <w:numId w:val="7"/>
        </w:numPr>
        <w:ind w:left="720" w:hanging="360"/>
        <w:rPr>
          <w:u w:val="none"/>
        </w:rPr>
      </w:pPr>
      <w:r w:rsidDel="00000000" w:rsidR="00000000" w:rsidRPr="00000000">
        <w:rPr>
          <w:rtl w:val="0"/>
        </w:rPr>
        <w:t xml:space="preserve">First, kaolinite is passed through a sieve to </w:t>
      </w:r>
      <w:r w:rsidDel="00000000" w:rsidR="00000000" w:rsidRPr="00000000">
        <w:rPr>
          <w:rtl w:val="0"/>
        </w:rPr>
        <w:t xml:space="preserve">remove clusters</w:t>
      </w:r>
      <w:r w:rsidDel="00000000" w:rsidR="00000000" w:rsidRPr="00000000">
        <w:rPr>
          <w:rtl w:val="0"/>
        </w:rPr>
        <w:t xml:space="preserve"> and agglomerated particles.</w:t>
      </w:r>
    </w:p>
    <w:p w:rsidR="00000000" w:rsidDel="00000000" w:rsidP="00000000" w:rsidRDefault="00000000" w:rsidRPr="00000000" w14:paraId="00000135">
      <w:pPr>
        <w:numPr>
          <w:ilvl w:val="0"/>
          <w:numId w:val="7"/>
        </w:numPr>
        <w:ind w:left="720" w:hanging="360"/>
        <w:rPr>
          <w:u w:val="none"/>
        </w:rPr>
      </w:pPr>
      <w:r w:rsidDel="00000000" w:rsidR="00000000" w:rsidRPr="00000000">
        <w:rPr>
          <w:rtl w:val="0"/>
        </w:rPr>
        <w:t xml:space="preserve">Then, the kaolinite is dried at the temperature of 105 °C for 24 hours inside an oven.</w:t>
      </w:r>
    </w:p>
    <w:p w:rsidR="00000000" w:rsidDel="00000000" w:rsidP="00000000" w:rsidRDefault="00000000" w:rsidRPr="00000000" w14:paraId="00000136">
      <w:pPr>
        <w:numPr>
          <w:ilvl w:val="0"/>
          <w:numId w:val="7"/>
        </w:numPr>
        <w:ind w:left="720" w:hanging="360"/>
        <w:rPr>
          <w:u w:val="none"/>
        </w:rPr>
      </w:pPr>
      <w:r w:rsidDel="00000000" w:rsidR="00000000" w:rsidRPr="00000000">
        <w:rPr>
          <w:rtl w:val="0"/>
        </w:rPr>
        <w:t xml:space="preserve">After being calculated for the right amount and chosen as the contaminant content, gas oil is sprayed on the dried kaolinite of a predetermined weight.</w:t>
      </w:r>
    </w:p>
    <w:p w:rsidR="00000000" w:rsidDel="00000000" w:rsidP="00000000" w:rsidRDefault="00000000" w:rsidRPr="00000000" w14:paraId="00000137">
      <w:pPr>
        <w:numPr>
          <w:ilvl w:val="0"/>
          <w:numId w:val="7"/>
        </w:numPr>
        <w:ind w:left="720" w:hanging="360"/>
        <w:rPr>
          <w:u w:val="none"/>
        </w:rPr>
      </w:pPr>
      <w:r w:rsidDel="00000000" w:rsidR="00000000" w:rsidRPr="00000000">
        <w:rPr>
          <w:rtl w:val="0"/>
        </w:rPr>
        <w:t xml:space="preserve">Next, the kaolinite and the gas oil </w:t>
      </w:r>
      <w:r w:rsidDel="00000000" w:rsidR="00000000" w:rsidRPr="00000000">
        <w:rPr>
          <w:b w:val="1"/>
          <w:rtl w:val="0"/>
        </w:rPr>
        <w:t xml:space="preserve">are</w:t>
      </w:r>
      <w:r w:rsidDel="00000000" w:rsidR="00000000" w:rsidRPr="00000000">
        <w:rPr>
          <w:rtl w:val="0"/>
        </w:rPr>
        <w:t xml:space="preserve"> manually blended so that a homogeneous mixture is obtained.</w:t>
      </w:r>
    </w:p>
    <w:p w:rsidR="00000000" w:rsidDel="00000000" w:rsidP="00000000" w:rsidRDefault="00000000" w:rsidRPr="00000000" w14:paraId="00000138">
      <w:pPr>
        <w:numPr>
          <w:ilvl w:val="0"/>
          <w:numId w:val="7"/>
        </w:numPr>
        <w:ind w:left="720" w:hanging="360"/>
        <w:rPr>
          <w:u w:val="none"/>
        </w:rPr>
      </w:pPr>
      <w:r w:rsidDel="00000000" w:rsidR="00000000" w:rsidRPr="00000000">
        <w:rPr>
          <w:rtl w:val="0"/>
        </w:rPr>
        <w:t xml:space="preserve">After that, the mixture is placed in a covered container and kept in </w:t>
      </w:r>
      <w:r w:rsidDel="00000000" w:rsidR="00000000" w:rsidRPr="00000000">
        <w:rPr>
          <w:rtl w:val="0"/>
        </w:rPr>
        <w:t xml:space="preserve">an/the oven</w:t>
      </w:r>
      <w:r w:rsidDel="00000000" w:rsidR="00000000" w:rsidRPr="00000000">
        <w:rPr>
          <w:rtl w:val="0"/>
        </w:rPr>
        <w:t xml:space="preserve"> at the temperature of 30 °C for seven days to come to equilibrium.</w:t>
      </w:r>
    </w:p>
    <w:p w:rsidR="00000000" w:rsidDel="00000000" w:rsidP="00000000" w:rsidRDefault="00000000" w:rsidRPr="00000000" w14:paraId="00000139">
      <w:pPr>
        <w:numPr>
          <w:ilvl w:val="0"/>
          <w:numId w:val="7"/>
        </w:numPr>
        <w:ind w:left="720" w:hanging="360"/>
        <w:rPr>
          <w:u w:val="none"/>
        </w:rPr>
      </w:pPr>
      <w:r w:rsidDel="00000000" w:rsidR="00000000" w:rsidRPr="00000000">
        <w:rPr>
          <w:rtl w:val="0"/>
        </w:rPr>
        <w:t xml:space="preserve">Finally, the contaminated kaolinite sample is molded before being tested.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rPr/>
      </w:pPr>
      <w:bookmarkStart w:colFirst="0" w:colLast="0" w:name="_cevx7zo34b4h" w:id="32"/>
      <w:bookmarkEnd w:id="32"/>
      <w:r w:rsidDel="00000000" w:rsidR="00000000" w:rsidRPr="00000000">
        <w:rPr>
          <w:rtl w:val="0"/>
        </w:rPr>
        <w:t xml:space="preserve">Exam (Q1 and Midterm) preparation</w:t>
      </w:r>
    </w:p>
    <w:p w:rsidR="00000000" w:rsidDel="00000000" w:rsidP="00000000" w:rsidRDefault="00000000" w:rsidRPr="00000000" w14:paraId="0000013D">
      <w:pPr>
        <w:pStyle w:val="Heading2"/>
        <w:rPr/>
      </w:pPr>
      <w:bookmarkStart w:colFirst="0" w:colLast="0" w:name="_wll9my83jkj5" w:id="33"/>
      <w:bookmarkEnd w:id="33"/>
      <w:r w:rsidDel="00000000" w:rsidR="00000000" w:rsidRPr="00000000">
        <w:rPr>
          <w:rtl w:val="0"/>
        </w:rPr>
        <w:t xml:space="preserve">Quiz 1_pa 2.pdf (2019 B Part2)</w:t>
      </w:r>
    </w:p>
    <w:p w:rsidR="00000000" w:rsidDel="00000000" w:rsidP="00000000" w:rsidRDefault="00000000" w:rsidRPr="00000000" w14:paraId="0000013E">
      <w:pPr>
        <w:numPr>
          <w:ilvl w:val="0"/>
          <w:numId w:val="23"/>
        </w:numPr>
        <w:ind w:left="720" w:hanging="360"/>
        <w:rPr>
          <w:u w:val="none"/>
        </w:rPr>
      </w:pPr>
      <w:r w:rsidDel="00000000" w:rsidR="00000000" w:rsidRPr="00000000">
        <w:rPr>
          <w:rtl w:val="0"/>
        </w:rPr>
        <w:t xml:space="preserve">Cathode-ray tube is an electron tube in which a beam of electrons </w:t>
      </w:r>
      <w:r w:rsidDel="00000000" w:rsidR="00000000" w:rsidRPr="00000000">
        <w:rPr>
          <w:u w:val="single"/>
          <w:rtl w:val="0"/>
        </w:rPr>
        <w:t xml:space="preserve">can focus</w:t>
      </w:r>
      <w:r w:rsidDel="00000000" w:rsidR="00000000" w:rsidRPr="00000000">
        <w:rPr>
          <w:rtl w:val="0"/>
        </w:rPr>
        <w:t xml:space="preserve"> in the small area varied in position and intensity on the surface. (-0.5)</w:t>
      </w:r>
    </w:p>
    <w:p w:rsidR="00000000" w:rsidDel="00000000" w:rsidP="00000000" w:rsidRDefault="00000000" w:rsidRPr="00000000" w14:paraId="0000013F">
      <w:pPr>
        <w:numPr>
          <w:ilvl w:val="0"/>
          <w:numId w:val="23"/>
        </w:numPr>
        <w:ind w:left="720" w:hanging="360"/>
        <w:rPr>
          <w:u w:val="none"/>
        </w:rPr>
      </w:pPr>
      <w:r w:rsidDel="00000000" w:rsidR="00000000" w:rsidRPr="00000000">
        <w:rPr>
          <w:rtl w:val="0"/>
        </w:rPr>
        <w:t xml:space="preserve">Vulcanization is a chemical process which converts natural rubber or related polymers into more durable materials by heating them with sulfur. (/)</w:t>
      </w:r>
    </w:p>
    <w:p w:rsidR="00000000" w:rsidDel="00000000" w:rsidP="00000000" w:rsidRDefault="00000000" w:rsidRPr="00000000" w14:paraId="00000140">
      <w:pPr>
        <w:numPr>
          <w:ilvl w:val="0"/>
          <w:numId w:val="23"/>
        </w:numPr>
        <w:ind w:left="720" w:hanging="360"/>
        <w:rPr>
          <w:u w:val="none"/>
        </w:rPr>
      </w:pPr>
      <w:r w:rsidDel="00000000" w:rsidR="00000000" w:rsidRPr="00000000">
        <w:rPr>
          <w:rtl w:val="0"/>
        </w:rPr>
        <w:t xml:space="preserve">Isomerization is a process in which one molecule is transformed into another molecule with the same chemical composition but with a different structure. (/)</w:t>
      </w:r>
    </w:p>
    <w:p w:rsidR="00000000" w:rsidDel="00000000" w:rsidP="00000000" w:rsidRDefault="00000000" w:rsidRPr="00000000" w14:paraId="00000141">
      <w:pPr>
        <w:numPr>
          <w:ilvl w:val="0"/>
          <w:numId w:val="23"/>
        </w:numPr>
        <w:ind w:left="720" w:hanging="360"/>
        <w:rPr>
          <w:u w:val="none"/>
        </w:rPr>
      </w:pPr>
      <w:r w:rsidDel="00000000" w:rsidR="00000000" w:rsidRPr="00000000">
        <w:rPr>
          <w:rtl w:val="0"/>
        </w:rPr>
        <w:t xml:space="preserve">Leading load is a load which is </w:t>
      </w:r>
      <w:r w:rsidDel="00000000" w:rsidR="00000000" w:rsidRPr="00000000">
        <w:rPr>
          <w:rtl w:val="0"/>
        </w:rPr>
        <w:t xml:space="preserve">predominately</w:t>
      </w:r>
      <w:r w:rsidDel="00000000" w:rsidR="00000000" w:rsidRPr="00000000">
        <w:rPr>
          <w:rtl w:val="0"/>
        </w:rPr>
        <w:t xml:space="preserve"> capacitive so that its current </w:t>
      </w:r>
      <w:r w:rsidDel="00000000" w:rsidR="00000000" w:rsidRPr="00000000">
        <w:rPr>
          <w:rtl w:val="0"/>
        </w:rPr>
        <w:t xml:space="preserve">leads a voltage</w:t>
      </w:r>
      <w:r w:rsidDel="00000000" w:rsidR="00000000" w:rsidRPr="00000000">
        <w:rPr>
          <w:rtl w:val="0"/>
        </w:rPr>
        <w:t xml:space="preserve"> applied to the load. (/)</w:t>
      </w:r>
    </w:p>
    <w:p w:rsidR="00000000" w:rsidDel="00000000" w:rsidP="00000000" w:rsidRDefault="00000000" w:rsidRPr="00000000" w14:paraId="00000142">
      <w:pPr>
        <w:numPr>
          <w:ilvl w:val="0"/>
          <w:numId w:val="23"/>
        </w:numPr>
        <w:ind w:left="720" w:hanging="360"/>
        <w:rPr>
          <w:u w:val="none"/>
        </w:rPr>
      </w:pPr>
      <w:r w:rsidDel="00000000" w:rsidR="00000000" w:rsidRPr="00000000">
        <w:rPr>
          <w:rtl w:val="0"/>
        </w:rPr>
        <w:t xml:space="preserve">Synchronism is a condition with which a motor runs at the speed directly related to a frequency of power applied to the motor and </w:t>
      </w:r>
      <w:r w:rsidDel="00000000" w:rsidR="00000000" w:rsidRPr="00000000">
        <w:rPr>
          <w:u w:val="single"/>
          <w:rtl w:val="0"/>
        </w:rPr>
        <w:t xml:space="preserve">is not </w:t>
      </w:r>
      <w:r w:rsidDel="00000000" w:rsidR="00000000" w:rsidRPr="00000000">
        <w:rPr>
          <w:u w:val="single"/>
          <w:rtl w:val="0"/>
        </w:rPr>
        <w:t xml:space="preserve">depended</w:t>
      </w:r>
      <w:r w:rsidDel="00000000" w:rsidR="00000000" w:rsidRPr="00000000">
        <w:rPr>
          <w:rtl w:val="0"/>
        </w:rPr>
        <w:t xml:space="preserve"> on other variables. (-0.5)</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3700463" cy="1137683"/>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00463" cy="113768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3719513" cy="53734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19513" cy="53734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3729038" cy="461324"/>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29038" cy="46132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3690938" cy="6217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90938" cy="621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4424363" cy="74260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24363" cy="74260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32"/>
        </w:numPr>
        <w:ind w:left="720" w:hanging="360"/>
        <w:rPr>
          <w:u w:val="none"/>
        </w:rPr>
      </w:pPr>
      <w:r w:rsidDel="00000000" w:rsidR="00000000" w:rsidRPr="00000000">
        <w:rPr>
          <w:highlight w:val="yellow"/>
          <w:rtl w:val="0"/>
        </w:rPr>
        <w:t xml:space="preserve">A</w:t>
      </w:r>
      <w:r w:rsidDel="00000000" w:rsidR="00000000" w:rsidRPr="00000000">
        <w:rPr>
          <w:rtl w:val="0"/>
        </w:rPr>
        <w:t xml:space="preserve"> </w:t>
      </w:r>
      <w:r w:rsidDel="00000000" w:rsidR="00000000" w:rsidRPr="00000000">
        <w:rPr>
          <w:rtl w:val="0"/>
        </w:rPr>
        <w:t xml:space="preserve">cathode-ray tube is an electron tube in which a beam of electrons </w:t>
      </w:r>
      <w:r w:rsidDel="00000000" w:rsidR="00000000" w:rsidRPr="00000000">
        <w:rPr>
          <w:u w:val="single"/>
          <w:rtl w:val="0"/>
        </w:rPr>
        <w:t xml:space="preserve">can be focused (-0.5)</w:t>
      </w:r>
      <w:r w:rsidDel="00000000" w:rsidR="00000000" w:rsidRPr="00000000">
        <w:rPr>
          <w:rtl w:val="0"/>
        </w:rPr>
        <w:t xml:space="preserve"> to </w:t>
      </w:r>
      <w:r w:rsidDel="00000000" w:rsidR="00000000" w:rsidRPr="00000000">
        <w:rPr>
          <w:highlight w:val="yellow"/>
          <w:rtl w:val="0"/>
        </w:rPr>
        <w:t xml:space="preserve">a</w:t>
      </w:r>
      <w:r w:rsidDel="00000000" w:rsidR="00000000" w:rsidRPr="00000000">
        <w:rPr>
          <w:rtl w:val="0"/>
        </w:rPr>
        <w:t xml:space="preserve"> small area (and) varied in position and intensity on the surface.</w:t>
      </w:r>
    </w:p>
    <w:p w:rsidR="00000000" w:rsidDel="00000000" w:rsidP="00000000" w:rsidRDefault="00000000" w:rsidRPr="00000000" w14:paraId="0000014A">
      <w:pPr>
        <w:numPr>
          <w:ilvl w:val="0"/>
          <w:numId w:val="32"/>
        </w:numPr>
        <w:ind w:left="720" w:hanging="360"/>
        <w:rPr>
          <w:u w:val="none"/>
        </w:rPr>
      </w:pPr>
      <w:r w:rsidDel="00000000" w:rsidR="00000000" w:rsidRPr="00000000">
        <w:rPr>
          <w:rtl w:val="0"/>
        </w:rPr>
        <w:t xml:space="preserve">Vulcanization is a chemical process which converts natural rubber or related polymers into more durable materials by heating them with sulfur.</w:t>
      </w:r>
    </w:p>
    <w:p w:rsidR="00000000" w:rsidDel="00000000" w:rsidP="00000000" w:rsidRDefault="00000000" w:rsidRPr="00000000" w14:paraId="0000014B">
      <w:pPr>
        <w:numPr>
          <w:ilvl w:val="0"/>
          <w:numId w:val="32"/>
        </w:numPr>
        <w:ind w:left="720" w:hanging="360"/>
        <w:rPr>
          <w:u w:val="none"/>
        </w:rPr>
      </w:pPr>
      <w:r w:rsidDel="00000000" w:rsidR="00000000" w:rsidRPr="00000000">
        <w:rPr>
          <w:rtl w:val="0"/>
        </w:rPr>
        <w:t xml:space="preserve">Isomerization is a process in which one molecule is transformed into another molecule with the same chemical composition but with a different structure.</w:t>
      </w:r>
    </w:p>
    <w:p w:rsidR="00000000" w:rsidDel="00000000" w:rsidP="00000000" w:rsidRDefault="00000000" w:rsidRPr="00000000" w14:paraId="0000014C">
      <w:pPr>
        <w:numPr>
          <w:ilvl w:val="0"/>
          <w:numId w:val="32"/>
        </w:numPr>
        <w:ind w:left="720" w:hanging="360"/>
        <w:rPr>
          <w:u w:val="none"/>
        </w:rPr>
      </w:pPr>
      <w:r w:rsidDel="00000000" w:rsidR="00000000" w:rsidRPr="00000000">
        <w:rPr>
          <w:highlight w:val="yellow"/>
          <w:rtl w:val="0"/>
        </w:rPr>
        <w:t xml:space="preserve">A</w:t>
      </w:r>
      <w:r w:rsidDel="00000000" w:rsidR="00000000" w:rsidRPr="00000000">
        <w:rPr>
          <w:rtl w:val="0"/>
        </w:rPr>
        <w:t xml:space="preserve"> leading load is a load which is </w:t>
      </w:r>
      <w:r w:rsidDel="00000000" w:rsidR="00000000" w:rsidRPr="00000000">
        <w:rPr>
          <w:rtl w:val="0"/>
        </w:rPr>
        <w:t xml:space="preserve">predominately</w:t>
      </w:r>
      <w:r w:rsidDel="00000000" w:rsidR="00000000" w:rsidRPr="00000000">
        <w:rPr>
          <w:rtl w:val="0"/>
        </w:rPr>
        <w:t xml:space="preserve"> capacitive so that its current </w:t>
      </w:r>
      <w:r w:rsidDel="00000000" w:rsidR="00000000" w:rsidRPr="00000000">
        <w:rPr>
          <w:rtl w:val="0"/>
        </w:rPr>
        <w:t xml:space="preserve">leads </w:t>
      </w:r>
      <w:r w:rsidDel="00000000" w:rsidR="00000000" w:rsidRPr="00000000">
        <w:rPr>
          <w:highlight w:val="yellow"/>
          <w:rtl w:val="0"/>
        </w:rPr>
        <w:t xml:space="preserve">a</w:t>
      </w:r>
      <w:r w:rsidDel="00000000" w:rsidR="00000000" w:rsidRPr="00000000">
        <w:rPr>
          <w:rtl w:val="0"/>
        </w:rPr>
        <w:t xml:space="preserve"> voltage</w:t>
      </w:r>
      <w:r w:rsidDel="00000000" w:rsidR="00000000" w:rsidRPr="00000000">
        <w:rPr>
          <w:rtl w:val="0"/>
        </w:rPr>
        <w:t xml:space="preserve"> applied to the load.</w:t>
      </w:r>
    </w:p>
    <w:p w:rsidR="00000000" w:rsidDel="00000000" w:rsidP="00000000" w:rsidRDefault="00000000" w:rsidRPr="00000000" w14:paraId="0000014D">
      <w:pPr>
        <w:numPr>
          <w:ilvl w:val="0"/>
          <w:numId w:val="32"/>
        </w:numPr>
        <w:ind w:left="720" w:hanging="360"/>
        <w:rPr>
          <w:u w:val="none"/>
        </w:rPr>
      </w:pPr>
      <w:r w:rsidDel="00000000" w:rsidR="00000000" w:rsidRPr="00000000">
        <w:rPr>
          <w:rtl w:val="0"/>
        </w:rPr>
        <w:t xml:space="preserve">Synchronism is a condition in which a motor runs at the speed directly related to </w:t>
      </w:r>
      <w:r w:rsidDel="00000000" w:rsidR="00000000" w:rsidRPr="00000000">
        <w:rPr>
          <w:highlight w:val="yellow"/>
          <w:rtl w:val="0"/>
        </w:rPr>
        <w:t xml:space="preserve">the</w:t>
      </w:r>
      <w:r w:rsidDel="00000000" w:rsidR="00000000" w:rsidRPr="00000000">
        <w:rPr>
          <w:rtl w:val="0"/>
        </w:rPr>
        <w:t xml:space="preserve"> frequency of </w:t>
      </w:r>
      <w:r w:rsidDel="00000000" w:rsidR="00000000" w:rsidRPr="00000000">
        <w:rPr>
          <w:highlight w:val="yellow"/>
          <w:rtl w:val="0"/>
        </w:rPr>
        <w:t xml:space="preserve">the</w:t>
      </w:r>
      <w:r w:rsidDel="00000000" w:rsidR="00000000" w:rsidRPr="00000000">
        <w:rPr>
          <w:rtl w:val="0"/>
        </w:rPr>
        <w:t xml:space="preserve"> power applied to the motor and is not </w:t>
      </w:r>
      <w:r w:rsidDel="00000000" w:rsidR="00000000" w:rsidRPr="00000000">
        <w:rPr>
          <w:rtl w:val="0"/>
        </w:rPr>
        <w:t xml:space="preserve">depended</w:t>
      </w:r>
      <w:r w:rsidDel="00000000" w:rsidR="00000000" w:rsidRPr="00000000">
        <w:rPr>
          <w:rtl w:val="0"/>
        </w:rPr>
        <w:t xml:space="preserve"> on other variables.</w:t>
      </w:r>
    </w:p>
    <w:p w:rsidR="00000000" w:rsidDel="00000000" w:rsidP="00000000" w:rsidRDefault="00000000" w:rsidRPr="00000000" w14:paraId="0000014E">
      <w:pPr>
        <w:pStyle w:val="Heading2"/>
        <w:rPr/>
      </w:pPr>
      <w:bookmarkStart w:colFirst="0" w:colLast="0" w:name="_8v168cert3sm" w:id="34"/>
      <w:bookmarkEnd w:id="34"/>
      <w:r w:rsidDel="00000000" w:rsidR="00000000" w:rsidRPr="00000000">
        <w:rPr>
          <w:rtl w:val="0"/>
        </w:rPr>
        <w:t xml:space="preserve">Mock exam 1</w:t>
      </w:r>
    </w:p>
    <w:p w:rsidR="00000000" w:rsidDel="00000000" w:rsidP="00000000" w:rsidRDefault="00000000" w:rsidRPr="00000000" w14:paraId="0000014F">
      <w:pPr>
        <w:pStyle w:val="Heading3"/>
        <w:rPr/>
      </w:pPr>
      <w:bookmarkStart w:colFirst="0" w:colLast="0" w:name="_9pvvf2edgox5" w:id="35"/>
      <w:bookmarkEnd w:id="35"/>
      <w:r w:rsidDel="00000000" w:rsidR="00000000" w:rsidRPr="00000000">
        <w:rPr>
          <w:rtl w:val="0"/>
        </w:rPr>
        <w:t xml:space="preserve">Part2</w:t>
      </w:r>
    </w:p>
    <w:p w:rsidR="00000000" w:rsidDel="00000000" w:rsidP="00000000" w:rsidRDefault="00000000" w:rsidRPr="00000000" w14:paraId="00000150">
      <w:pPr>
        <w:numPr>
          <w:ilvl w:val="0"/>
          <w:numId w:val="18"/>
        </w:numPr>
        <w:ind w:left="720" w:hanging="360"/>
        <w:rPr>
          <w:u w:val="none"/>
        </w:rPr>
      </w:pPr>
      <w:r w:rsidDel="00000000" w:rsidR="00000000" w:rsidRPr="00000000">
        <w:rPr>
          <w:rtl w:val="0"/>
        </w:rPr>
        <w:t xml:space="preserve">A capacitive crosstalk is a phenomenon in which a signal on one line is capacitively coupled to an adjacent line.</w:t>
      </w:r>
    </w:p>
    <w:p w:rsidR="00000000" w:rsidDel="00000000" w:rsidP="00000000" w:rsidRDefault="00000000" w:rsidRPr="00000000" w14:paraId="00000151">
      <w:pPr>
        <w:numPr>
          <w:ilvl w:val="0"/>
          <w:numId w:val="18"/>
        </w:numPr>
        <w:ind w:left="720" w:hanging="360"/>
        <w:rPr>
          <w:u w:val="none"/>
        </w:rPr>
      </w:pPr>
      <w:r w:rsidDel="00000000" w:rsidR="00000000" w:rsidRPr="00000000">
        <w:rPr>
          <w:rtl w:val="0"/>
        </w:rPr>
        <w:t xml:space="preserve">A circuit simulator is a piece of software which copies the behavior of a real hardware circuit before it is built.</w:t>
      </w:r>
    </w:p>
    <w:p w:rsidR="00000000" w:rsidDel="00000000" w:rsidP="00000000" w:rsidRDefault="00000000" w:rsidRPr="00000000" w14:paraId="00000152">
      <w:pPr>
        <w:numPr>
          <w:ilvl w:val="0"/>
          <w:numId w:val="18"/>
        </w:numPr>
        <w:ind w:left="720" w:hanging="360"/>
        <w:rPr>
          <w:u w:val="none"/>
        </w:rPr>
      </w:pPr>
      <w:r w:rsidDel="00000000" w:rsidR="00000000" w:rsidRPr="00000000">
        <w:rPr>
          <w:rtl w:val="0"/>
        </w:rPr>
        <w:t xml:space="preserve">A forward converter is a power-supply switching circuit which transfers the energy from the primary state to the secondary state when the switching transistor is on.</w:t>
      </w:r>
    </w:p>
    <w:p w:rsidR="00000000" w:rsidDel="00000000" w:rsidP="00000000" w:rsidRDefault="00000000" w:rsidRPr="00000000" w14:paraId="00000153">
      <w:pPr>
        <w:numPr>
          <w:ilvl w:val="0"/>
          <w:numId w:val="18"/>
        </w:numPr>
        <w:ind w:left="720" w:hanging="360"/>
        <w:rPr>
          <w:u w:val="none"/>
        </w:rPr>
      </w:pPr>
      <w:r w:rsidDel="00000000" w:rsidR="00000000" w:rsidRPr="00000000">
        <w:rPr>
          <w:highlight w:val="yellow"/>
          <w:rtl w:val="0"/>
        </w:rPr>
        <w:t xml:space="preserve">A</w:t>
      </w:r>
      <w:r w:rsidDel="00000000" w:rsidR="00000000" w:rsidRPr="00000000">
        <w:rPr>
          <w:rtl w:val="0"/>
        </w:rPr>
        <w:t xml:space="preserve"> dechlorination is a process in which excess chlorine is removed from disinfected wastewater </w:t>
      </w:r>
      <w:r w:rsidDel="00000000" w:rsidR="00000000" w:rsidRPr="00000000">
        <w:rPr>
          <w:rtl w:val="0"/>
        </w:rPr>
        <w:t xml:space="preserve">prior to</w:t>
      </w:r>
      <w:r w:rsidDel="00000000" w:rsidR="00000000" w:rsidRPr="00000000">
        <w:rPr>
          <w:rtl w:val="0"/>
        </w:rPr>
        <w:t xml:space="preserve"> discharge into the environment.</w:t>
        <w:br w:type="textWrapping"/>
      </w:r>
      <w:r w:rsidDel="00000000" w:rsidR="00000000" w:rsidRPr="00000000">
        <w:rPr>
          <w:i w:val="1"/>
          <w:color w:val="ff9900"/>
          <w:rtl w:val="0"/>
        </w:rPr>
        <w:t xml:space="preserve">prior to = before (preposition form)</w:t>
      </w:r>
    </w:p>
    <w:p w:rsidR="00000000" w:rsidDel="00000000" w:rsidP="00000000" w:rsidRDefault="00000000" w:rsidRPr="00000000" w14:paraId="00000154">
      <w:pPr>
        <w:numPr>
          <w:ilvl w:val="0"/>
          <w:numId w:val="18"/>
        </w:numPr>
        <w:ind w:left="720" w:hanging="360"/>
        <w:rPr>
          <w:u w:val="none"/>
        </w:rPr>
      </w:pPr>
      <w:r w:rsidDel="00000000" w:rsidR="00000000" w:rsidRPr="00000000">
        <w:rPr>
          <w:highlight w:val="yellow"/>
          <w:rtl w:val="0"/>
        </w:rPr>
        <w:t xml:space="preserve">A/</w:t>
      </w:r>
      <w:r w:rsidDel="00000000" w:rsidR="00000000" w:rsidRPr="00000000">
        <w:rPr>
          <w:b w:val="1"/>
          <w:highlight w:val="yellow"/>
          <w:rtl w:val="0"/>
        </w:rPr>
        <w:t xml:space="preserve">The</w:t>
      </w:r>
      <w:r w:rsidDel="00000000" w:rsidR="00000000" w:rsidRPr="00000000">
        <w:rPr>
          <w:rtl w:val="0"/>
        </w:rPr>
        <w:t xml:space="preserve"> bubble point is </w:t>
      </w:r>
      <w:r w:rsidDel="00000000" w:rsidR="00000000" w:rsidRPr="00000000">
        <w:rPr>
          <w:highlight w:val="yellow"/>
          <w:rtl w:val="0"/>
        </w:rPr>
        <w:t xml:space="preserve">a/</w:t>
      </w:r>
      <w:r w:rsidDel="00000000" w:rsidR="00000000" w:rsidRPr="00000000">
        <w:rPr>
          <w:b w:val="1"/>
          <w:highlight w:val="yellow"/>
          <w:rtl w:val="0"/>
        </w:rPr>
        <w:t xml:space="preserve">the</w:t>
      </w:r>
      <w:r w:rsidDel="00000000" w:rsidR="00000000" w:rsidRPr="00000000">
        <w:rPr>
          <w:rtl w:val="0"/>
        </w:rPr>
        <w:t xml:space="preserve"> temperature </w:t>
      </w:r>
      <w:r w:rsidDel="00000000" w:rsidR="00000000" w:rsidRPr="00000000">
        <w:rPr>
          <w:highlight w:val="yellow"/>
          <w:rtl w:val="0"/>
        </w:rPr>
        <w:t xml:space="preserve">in/</w:t>
      </w:r>
      <w:r w:rsidDel="00000000" w:rsidR="00000000" w:rsidRPr="00000000">
        <w:rPr>
          <w:b w:val="1"/>
          <w:highlight w:val="yellow"/>
          <w:rtl w:val="0"/>
        </w:rPr>
        <w:t xml:space="preserve">at</w:t>
      </w:r>
      <w:r w:rsidDel="00000000" w:rsidR="00000000" w:rsidRPr="00000000">
        <w:rPr>
          <w:rtl w:val="0"/>
        </w:rPr>
        <w:t xml:space="preserve"> which the first bubble of vapor </w:t>
      </w:r>
      <w:r w:rsidDel="00000000" w:rsidR="00000000" w:rsidRPr="00000000">
        <w:rPr>
          <w:highlight w:val="yellow"/>
          <w:u w:val="single"/>
          <w:rtl w:val="0"/>
        </w:rPr>
        <w:t xml:space="preserve">is formed</w:t>
      </w:r>
      <w:r w:rsidDel="00000000" w:rsidR="00000000" w:rsidRPr="00000000">
        <w:rPr>
          <w:rtl w:val="0"/>
        </w:rPr>
        <w:t xml:space="preserve"> when liquid that consists of two or more components is heated.</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ev5ygg2561ps" w:id="36"/>
      <w:bookmarkEnd w:id="36"/>
      <w:r w:rsidDel="00000000" w:rsidR="00000000" w:rsidRPr="00000000">
        <w:rPr>
          <w:rtl w:val="0"/>
        </w:rPr>
        <w:t xml:space="preserve">Part3</w:t>
      </w:r>
    </w:p>
    <w:p w:rsidR="00000000" w:rsidDel="00000000" w:rsidP="00000000" w:rsidRDefault="00000000" w:rsidRPr="00000000" w14:paraId="00000157">
      <w:pPr>
        <w:numPr>
          <w:ilvl w:val="0"/>
          <w:numId w:val="9"/>
        </w:numPr>
        <w:ind w:left="720" w:hanging="360"/>
        <w:rPr>
          <w:u w:val="none"/>
        </w:rPr>
      </w:pPr>
      <w:r w:rsidDel="00000000" w:rsidR="00000000" w:rsidRPr="00000000">
        <w:rPr>
          <w:rtl w:val="0"/>
        </w:rPr>
        <w:t xml:space="preserve">This paragraph describes the facial tissues production.</w:t>
      </w:r>
    </w:p>
    <w:p w:rsidR="00000000" w:rsidDel="00000000" w:rsidP="00000000" w:rsidRDefault="00000000" w:rsidRPr="00000000" w14:paraId="00000158">
      <w:pPr>
        <w:numPr>
          <w:ilvl w:val="0"/>
          <w:numId w:val="9"/>
        </w:numPr>
        <w:ind w:left="720" w:hanging="360"/>
        <w:rPr>
          <w:u w:val="none"/>
        </w:rPr>
      </w:pPr>
      <w:r w:rsidDel="00000000" w:rsidR="00000000" w:rsidRPr="00000000">
        <w:rPr>
          <w:rtl w:val="0"/>
        </w:rPr>
        <w:t xml:space="preserve">First, used printer paper and water </w:t>
      </w:r>
      <w:commentRangeStart w:id="0"/>
      <w:r w:rsidDel="00000000" w:rsidR="00000000" w:rsidRPr="00000000">
        <w:rPr>
          <w:rtl w:val="0"/>
        </w:rPr>
        <w:t xml:space="preserve">are added</w:t>
      </w:r>
      <w:commentRangeEnd w:id="0"/>
      <w:r w:rsidDel="00000000" w:rsidR="00000000" w:rsidRPr="00000000">
        <w:commentReference w:id="0"/>
      </w:r>
      <w:r w:rsidDel="00000000" w:rsidR="00000000" w:rsidRPr="00000000">
        <w:rPr>
          <w:rtl w:val="0"/>
        </w:rPr>
        <w:t xml:space="preserve"> to a giant machine which is called a pulper to produce pulp.</w:t>
      </w:r>
    </w:p>
    <w:p w:rsidR="00000000" w:rsidDel="00000000" w:rsidP="00000000" w:rsidRDefault="00000000" w:rsidRPr="00000000" w14:paraId="00000159">
      <w:pPr>
        <w:numPr>
          <w:ilvl w:val="0"/>
          <w:numId w:val="9"/>
        </w:numPr>
        <w:ind w:left="720" w:hanging="360"/>
        <w:rPr>
          <w:u w:val="none"/>
        </w:rPr>
      </w:pPr>
      <w:r w:rsidDel="00000000" w:rsidR="00000000" w:rsidRPr="00000000">
        <w:rPr>
          <w:rtl w:val="0"/>
        </w:rPr>
        <w:t xml:space="preserve">Next, </w:t>
      </w:r>
      <w:commentRangeStart w:id="1"/>
      <w:r w:rsidDel="00000000" w:rsidR="00000000" w:rsidRPr="00000000">
        <w:rPr>
          <w:strike w:val="1"/>
          <w:rtl w:val="0"/>
        </w:rPr>
        <w:t xml:space="preserve">the</w:t>
      </w:r>
      <w:r w:rsidDel="00000000" w:rsidR="00000000" w:rsidRPr="00000000">
        <w:rPr>
          <w:rtl w:val="0"/>
        </w:rPr>
        <w:t xml:space="preserve"> air</w:t>
      </w:r>
      <w:commentRangeEnd w:id="1"/>
      <w:r w:rsidDel="00000000" w:rsidR="00000000" w:rsidRPr="00000000">
        <w:commentReference w:id="1"/>
      </w:r>
      <w:r w:rsidDel="00000000" w:rsidR="00000000" w:rsidRPr="00000000">
        <w:rPr>
          <w:rtl w:val="0"/>
        </w:rPr>
        <w:t xml:space="preserve"> is injected into the pulp so that ink </w:t>
      </w:r>
      <w:commentRangeStart w:id="2"/>
      <w:r w:rsidDel="00000000" w:rsidR="00000000" w:rsidRPr="00000000">
        <w:rPr>
          <w:rtl w:val="0"/>
        </w:rPr>
        <w:t xml:space="preserve">can be detached</w:t>
      </w:r>
      <w:commentRangeEnd w:id="2"/>
      <w:r w:rsidDel="00000000" w:rsidR="00000000" w:rsidRPr="00000000">
        <w:commentReference w:id="2"/>
      </w:r>
      <w:r w:rsidDel="00000000" w:rsidR="00000000" w:rsidRPr="00000000">
        <w:rPr>
          <w:rtl w:val="0"/>
        </w:rPr>
        <w:t xml:space="preserve"> from the fibers in the pulp and clings to </w:t>
      </w:r>
      <w:r w:rsidDel="00000000" w:rsidR="00000000" w:rsidRPr="00000000">
        <w:rPr>
          <w:b w:val="1"/>
          <w:rtl w:val="0"/>
        </w:rPr>
        <w:t xml:space="preserve">the</w:t>
      </w:r>
      <w:r w:rsidDel="00000000" w:rsidR="00000000" w:rsidRPr="00000000">
        <w:rPr>
          <w:rtl w:val="0"/>
        </w:rPr>
        <w:t xml:space="preserve"> air bubbles floating to the top of the pulper.</w:t>
      </w:r>
    </w:p>
    <w:p w:rsidR="00000000" w:rsidDel="00000000" w:rsidP="00000000" w:rsidRDefault="00000000" w:rsidRPr="00000000" w14:paraId="0000015A">
      <w:pPr>
        <w:numPr>
          <w:ilvl w:val="0"/>
          <w:numId w:val="9"/>
        </w:numPr>
        <w:ind w:left="720" w:hanging="360"/>
        <w:rPr>
          <w:u w:val="none"/>
        </w:rPr>
      </w:pPr>
      <w:r w:rsidDel="00000000" w:rsidR="00000000" w:rsidRPr="00000000">
        <w:rPr>
          <w:rtl w:val="0"/>
        </w:rPr>
        <w:t xml:space="preserve">After being refined and cleaned, the pulp is fed through several rollers.</w:t>
      </w:r>
    </w:p>
    <w:p w:rsidR="00000000" w:rsidDel="00000000" w:rsidP="00000000" w:rsidRDefault="00000000" w:rsidRPr="00000000" w14:paraId="0000015B">
      <w:pPr>
        <w:numPr>
          <w:ilvl w:val="0"/>
          <w:numId w:val="9"/>
        </w:numPr>
        <w:ind w:left="720" w:hanging="360"/>
        <w:rPr>
          <w:u w:val="none"/>
        </w:rPr>
      </w:pPr>
      <w:r w:rsidDel="00000000" w:rsidR="00000000" w:rsidRPr="00000000">
        <w:rPr>
          <w:rtl w:val="0"/>
        </w:rPr>
        <w:t xml:space="preserve">Then, the pulp is broken up by a screw conveyor belt, rinsed with clean water and spread evenly onto </w:t>
      </w:r>
      <w:commentRangeStart w:id="3"/>
      <w:commentRangeStart w:id="4"/>
      <w:r w:rsidDel="00000000" w:rsidR="00000000" w:rsidRPr="00000000">
        <w:rPr>
          <w:rtl w:val="0"/>
        </w:rPr>
        <w:t xml:space="preserve">the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screen conveyor belt.</w:t>
      </w:r>
    </w:p>
    <w:p w:rsidR="00000000" w:rsidDel="00000000" w:rsidP="00000000" w:rsidRDefault="00000000" w:rsidRPr="00000000" w14:paraId="0000015C">
      <w:pPr>
        <w:numPr>
          <w:ilvl w:val="0"/>
          <w:numId w:val="9"/>
        </w:numPr>
        <w:ind w:left="720" w:hanging="360"/>
        <w:rPr>
          <w:u w:val="none"/>
        </w:rPr>
      </w:pPr>
      <w:r w:rsidDel="00000000" w:rsidR="00000000" w:rsidRPr="00000000">
        <w:rPr>
          <w:rtl w:val="0"/>
        </w:rPr>
        <w:t xml:space="preserve">After that, the hot air dryer at the bottom of the screen conveyor belt eliminates </w:t>
      </w:r>
      <w:r w:rsidDel="00000000" w:rsidR="00000000" w:rsidRPr="00000000">
        <w:rPr>
          <w:b w:val="1"/>
          <w:highlight w:val="yellow"/>
          <w:rtl w:val="0"/>
        </w:rPr>
        <w:t xml:space="preserve">the</w:t>
      </w:r>
      <w:r w:rsidDel="00000000" w:rsidR="00000000" w:rsidRPr="00000000">
        <w:rPr>
          <w:rtl w:val="0"/>
        </w:rPr>
        <w:t xml:space="preserve"> water in </w:t>
      </w:r>
      <w:r w:rsidDel="00000000" w:rsidR="00000000" w:rsidRPr="00000000">
        <w:rPr>
          <w:b w:val="1"/>
          <w:highlight w:val="yellow"/>
          <w:rtl w:val="0"/>
        </w:rPr>
        <w:t xml:space="preserve">the</w:t>
      </w:r>
      <w:r w:rsidDel="00000000" w:rsidR="00000000" w:rsidRPr="00000000">
        <w:rPr>
          <w:rtl w:val="0"/>
        </w:rPr>
        <w:t xml:space="preserve"> pulp and pushes out large rolls of paper sheets.</w:t>
      </w:r>
    </w:p>
    <w:p w:rsidR="00000000" w:rsidDel="00000000" w:rsidP="00000000" w:rsidRDefault="00000000" w:rsidRPr="00000000" w14:paraId="0000015D">
      <w:pPr>
        <w:numPr>
          <w:ilvl w:val="0"/>
          <w:numId w:val="9"/>
        </w:numPr>
        <w:ind w:left="720" w:hanging="360"/>
        <w:rPr>
          <w:u w:val="none"/>
        </w:rPr>
      </w:pPr>
      <w:r w:rsidDel="00000000" w:rsidR="00000000" w:rsidRPr="00000000">
        <w:rPr>
          <w:rtl w:val="0"/>
        </w:rPr>
        <w:t xml:space="preserve">Before being cut into facial tissues, the paper sheets are flattened by applying moderate tension.</w:t>
      </w: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2"/>
        <w:rPr/>
      </w:pPr>
      <w:bookmarkStart w:colFirst="0" w:colLast="0" w:name="_jt4waqozfl86" w:id="37"/>
      <w:bookmarkEnd w:id="37"/>
      <w:r w:rsidDel="00000000" w:rsidR="00000000" w:rsidRPr="00000000">
        <w:rPr>
          <w:rtl w:val="0"/>
        </w:rPr>
        <w:t xml:space="preserve">Summary (2019 B Part1 80-100 words)</w:t>
      </w:r>
    </w:p>
    <w:p w:rsidR="00000000" w:rsidDel="00000000" w:rsidP="00000000" w:rsidRDefault="00000000" w:rsidRPr="00000000" w14:paraId="0000015F">
      <w:pPr>
        <w:ind w:left="0" w:firstLine="720"/>
        <w:rPr>
          <w:i w:val="1"/>
        </w:rPr>
      </w:pPr>
      <w:r w:rsidDel="00000000" w:rsidR="00000000" w:rsidRPr="00000000">
        <w:rPr>
          <w:i w:val="1"/>
          <w:rtl w:val="0"/>
        </w:rPr>
        <w:t xml:space="preserve">The researchers study the effect of virtual embodiment, the illusion of a virtual body of another person. The team is curious about the different behavior of people who experienced a virtual body. They conducted the experiment with 30 young men. First, the participants complete three tests, showing their thoughts toward themselves and others. Fifteen participants wore a body-tracking suit and a virtual reality headset of Einstein's body, normal adult bodies in the rest. Then, they do some exercises and redo the tests. The result shows Einstein's body can increase cognitive task performance in low self-esteem people and also reduce bias of older people. However, this study should be reconducted with a larger group in the future.</w:t>
      </w:r>
    </w:p>
    <w:p w:rsidR="00000000" w:rsidDel="00000000" w:rsidP="00000000" w:rsidRDefault="00000000" w:rsidRPr="00000000" w14:paraId="00000160">
      <w:pPr>
        <w:ind w:left="0" w:firstLine="720"/>
        <w:rPr>
          <w:i w:val="1"/>
        </w:rPr>
      </w:pPr>
      <w:r w:rsidDel="00000000" w:rsidR="00000000" w:rsidRPr="00000000">
        <w:rPr>
          <w:rtl w:val="0"/>
        </w:rPr>
      </w:r>
    </w:p>
    <w:tbl>
      <w:tblPr>
        <w:tblStyle w:val="Table6"/>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The researchers study the effect of virtual embodiment. The team is curious about the different behavior of people who experienced a virtual body. They conducted the experiment with 30 young men. Starting with three tests, then fifteen participants wore a body-tracking suit and a virtual reality headset of Einstein's body, normal adult bodies in the rest. Then, they do some exercises and redo the tests. The result shows Einstein's body can increase cognitive task performance in low self-esteem people and also reduce bias of older people. However, this study should be reconducted with a larger group in the future.</w:t>
            </w:r>
            <w:r w:rsidDel="00000000" w:rsidR="00000000" w:rsidRPr="00000000">
              <w:rPr>
                <w:rtl w:val="0"/>
              </w:rPr>
            </w:r>
          </w:p>
        </w:tc>
      </w:tr>
    </w:tbl>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720"/>
        <w:rPr>
          <w:sz w:val="20"/>
          <w:szCs w:val="20"/>
        </w:rPr>
      </w:pPr>
      <w:r w:rsidDel="00000000" w:rsidR="00000000" w:rsidRPr="00000000">
        <w:rPr>
          <w:sz w:val="20"/>
          <w:szCs w:val="20"/>
          <w:rtl w:val="0"/>
        </w:rPr>
        <w:t xml:space="preserve">"Virtual reality can create the illusion of a virtual body to substitute your own, which is called </w:t>
      </w:r>
      <w:r w:rsidDel="00000000" w:rsidR="00000000" w:rsidRPr="00000000">
        <w:rPr>
          <w:sz w:val="20"/>
          <w:szCs w:val="20"/>
          <w:highlight w:val="cyan"/>
          <w:rtl w:val="0"/>
        </w:rPr>
        <w:t xml:space="preserve">virtual embodiment</w:t>
      </w:r>
      <w:r w:rsidDel="00000000" w:rsidR="00000000" w:rsidRPr="00000000">
        <w:rPr>
          <w:sz w:val="20"/>
          <w:szCs w:val="20"/>
          <w:rtl w:val="0"/>
        </w:rPr>
        <w:t xml:space="preserve">," says Professor Mel Slater of the University of Barcelona. Previous research found that virtual embodiment can have striking effects on attitudes and behavior. For example, white people who experienced a virtual black body showed less unconscious stereotyping (called implicit bias) of black people.</w:t>
      </w:r>
    </w:p>
    <w:p w:rsidR="00000000" w:rsidDel="00000000" w:rsidP="00000000" w:rsidRDefault="00000000" w:rsidRPr="00000000" w14:paraId="00000164">
      <w:pPr>
        <w:ind w:left="0" w:firstLine="720"/>
        <w:rPr>
          <w:sz w:val="20"/>
          <w:szCs w:val="20"/>
        </w:rPr>
      </w:pPr>
      <w:r w:rsidDel="00000000" w:rsidR="00000000" w:rsidRPr="00000000">
        <w:rPr>
          <w:sz w:val="20"/>
          <w:szCs w:val="20"/>
          <w:rtl w:val="0"/>
        </w:rPr>
        <w:t xml:space="preserve">"We wondered whether </w:t>
      </w:r>
      <w:r w:rsidDel="00000000" w:rsidR="00000000" w:rsidRPr="00000000">
        <w:rPr>
          <w:sz w:val="20"/>
          <w:szCs w:val="20"/>
          <w:u w:val="single"/>
          <w:rtl w:val="0"/>
        </w:rPr>
        <w:t xml:space="preserve">virtual embodiment could affect cognition</w:t>
      </w:r>
      <w:r w:rsidDel="00000000" w:rsidR="00000000" w:rsidRPr="00000000">
        <w:rPr>
          <w:sz w:val="20"/>
          <w:szCs w:val="20"/>
          <w:rtl w:val="0"/>
        </w:rPr>
        <w:t xml:space="preserve">." says Slater. "If we gave someone a recognizable body that represents supreme intelligence, such as that of Albert Einstein, would they perform better on a cognitive task than people given a normal body?"</w:t>
      </w:r>
    </w:p>
    <w:p w:rsidR="00000000" w:rsidDel="00000000" w:rsidP="00000000" w:rsidRDefault="00000000" w:rsidRPr="00000000" w14:paraId="00000165">
      <w:pPr>
        <w:ind w:left="0" w:firstLine="720"/>
        <w:rPr>
          <w:sz w:val="20"/>
          <w:szCs w:val="20"/>
        </w:rPr>
      </w:pPr>
      <w:r w:rsidDel="00000000" w:rsidR="00000000" w:rsidRPr="00000000">
        <w:rPr>
          <w:sz w:val="20"/>
          <w:szCs w:val="20"/>
          <w:rtl w:val="0"/>
        </w:rPr>
        <w:t xml:space="preserve">The team recruited 30 young men to participate in a virtual embodiment experiment. Prior to the embodiment, the participants completed</w:t>
      </w:r>
      <w:r w:rsidDel="00000000" w:rsidR="00000000" w:rsidRPr="00000000">
        <w:rPr>
          <w:sz w:val="20"/>
          <w:szCs w:val="20"/>
          <w:u w:val="single"/>
          <w:rtl w:val="0"/>
        </w:rPr>
        <w:t xml:space="preserve"> three tests</w:t>
      </w:r>
      <w:r w:rsidDel="00000000" w:rsidR="00000000" w:rsidRPr="00000000">
        <w:rPr>
          <w:sz w:val="20"/>
          <w:szCs w:val="20"/>
          <w:rtl w:val="0"/>
        </w:rPr>
        <w:t xml:space="preserve">: a cognitive task to reveal their planning and problem-solving skills, a self-esteem task to assess their views about themselves, and an age bias task to identify their opinions towards older people. The participants then put on a body-tracking suit and a virtual reality headset. Half of them experienced a virtual Einstein body and the other half a normal adult body. After completing some exercises in the virtual environment with their new body, they repeated the age bias and cognitive tests.</w:t>
      </w:r>
    </w:p>
    <w:p w:rsidR="00000000" w:rsidDel="00000000" w:rsidP="00000000" w:rsidRDefault="00000000" w:rsidRPr="00000000" w14:paraId="00000166">
      <w:pPr>
        <w:ind w:left="0" w:firstLine="720"/>
        <w:rPr>
          <w:sz w:val="20"/>
          <w:szCs w:val="20"/>
        </w:rPr>
      </w:pPr>
      <w:r w:rsidDel="00000000" w:rsidR="00000000" w:rsidRPr="00000000">
        <w:rPr>
          <w:sz w:val="20"/>
          <w:szCs w:val="20"/>
          <w:rtl w:val="0"/>
        </w:rPr>
        <w:t xml:space="preserve">The researchers found that people with low self-esteem performed the cognitive task better following the virtual Einstein experience, compared with those who experienced a normal body of someone their own age. Those exposed to the Einstein body also had a reduced bias against older people.</w:t>
      </w:r>
    </w:p>
    <w:p w:rsidR="00000000" w:rsidDel="00000000" w:rsidP="00000000" w:rsidRDefault="00000000" w:rsidRPr="00000000" w14:paraId="00000167">
      <w:pPr>
        <w:ind w:left="0" w:firstLine="720"/>
        <w:rPr>
          <w:sz w:val="20"/>
          <w:szCs w:val="20"/>
        </w:rPr>
      </w:pPr>
      <w:r w:rsidDel="00000000" w:rsidR="00000000" w:rsidRPr="00000000">
        <w:rPr>
          <w:sz w:val="20"/>
          <w:szCs w:val="20"/>
          <w:rtl w:val="0"/>
        </w:rPr>
        <w:t xml:space="preserve">Bias is based on considering someone to be different from yourself. Being in an older body may have subtly changed the participants' attitudes by blurring the distinction between elderly people and themselves. Similarly, being in the body of someone extremely intelligent may have caused the participants to think about themselves differently, allowing them to unlock mental resources that they don't normally access.</w:t>
      </w:r>
    </w:p>
    <w:p w:rsidR="00000000" w:rsidDel="00000000" w:rsidP="00000000" w:rsidRDefault="00000000" w:rsidRPr="00000000" w14:paraId="00000168">
      <w:pPr>
        <w:ind w:left="0" w:firstLine="720"/>
        <w:rPr>
          <w:sz w:val="20"/>
          <w:szCs w:val="20"/>
        </w:rPr>
      </w:pPr>
      <w:r w:rsidDel="00000000" w:rsidR="00000000" w:rsidRPr="00000000">
        <w:rPr>
          <w:sz w:val="20"/>
          <w:szCs w:val="20"/>
          <w:rtl w:val="0"/>
        </w:rPr>
        <w:t xml:space="preserve">To further investigate the phenomenon, a larger study with more participants - and including men and women - is needed. However, the results so far suggest that the technique could be useful in education. (345 words)</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rPr/>
      </w:pPr>
      <w:bookmarkStart w:colFirst="0" w:colLast="0" w:name="_hfh794ypdmmu" w:id="38"/>
      <w:bookmarkEnd w:id="38"/>
      <w:r w:rsidDel="00000000" w:rsidR="00000000" w:rsidRPr="00000000">
        <w:rPr>
          <w:rtl w:val="0"/>
        </w:rPr>
        <w:t xml:space="preserve">In-class Writing Assessment (COVID19 80-100 words)</w:t>
      </w:r>
    </w:p>
    <w:p w:rsidR="00000000" w:rsidDel="00000000" w:rsidP="00000000" w:rsidRDefault="00000000" w:rsidRPr="00000000" w14:paraId="0000016D">
      <w:pPr>
        <w:ind w:firstLine="720"/>
        <w:rPr/>
      </w:pPr>
      <w:r w:rsidDel="00000000" w:rsidR="00000000" w:rsidRPr="00000000">
        <w:rPr>
          <w:rtl w:val="0"/>
        </w:rPr>
        <w:t xml:space="preserve">The study about the effective way to kill coronavirus with ultraviolet light-emitting diodes is conducted. Nowadays, coronavirus is harmful especially in vulnerable people. Chemical spraying is a legacy way to remove coronavirus but it is time-consuming and labor-intensive. So, the researchers conducted the portable and effective UVLED method test. They used various wavelengths and found that 285 nm wavelengths can destroy more than 99.99% of coronavirus within half a minute and this bulb is cheaper than 265 nm bulb. This research leads to adaptation by installing UV light in robots, air conditioning and water systems. However, this method is not safe for direct human contact and needs more research of integrating multiple methods together.</w:t>
      </w:r>
    </w:p>
    <w:p w:rsidR="00000000" w:rsidDel="00000000" w:rsidP="00000000" w:rsidRDefault="00000000" w:rsidRPr="00000000" w14:paraId="0000016E">
      <w:pPr>
        <w:ind w:firstLine="720"/>
        <w:rPr/>
      </w:pPr>
      <w:r w:rsidDel="00000000" w:rsidR="00000000" w:rsidRPr="00000000">
        <w:rPr>
          <w:rtl w:val="0"/>
        </w:rPr>
      </w:r>
    </w:p>
    <w:tbl>
      <w:tblPr>
        <w:tblStyle w:val="Table7"/>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study about the effective way to kill coronavirus with ultraviolet light-emitting diodes is conducted. Chemical spraying is a legacy way to remove harmful coronavirus but it is time-consuming and labor-intensive. So, the researchers conducted the portable UVLED method test. They found that 285 nm wavelengths can destroy more than 99.99% of coronavirus within half a minute and this bulb is cheaper than 265 nm. This research leads to adaptation by installing UV light in robots, air conditioning and water systems. However, this method is unsafe for direct human contact and needs more research of integrating multiple methods together. (100 words)</w:t>
            </w:r>
          </w:p>
        </w:tc>
      </w:tr>
    </w:tbl>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firstLine="720"/>
        <w:rPr>
          <w:sz w:val="20"/>
          <w:szCs w:val="20"/>
        </w:rPr>
      </w:pPr>
      <w:r w:rsidDel="00000000" w:rsidR="00000000" w:rsidRPr="00000000">
        <w:rPr>
          <w:sz w:val="20"/>
          <w:szCs w:val="20"/>
          <w:rtl w:val="0"/>
        </w:rPr>
        <w:t xml:space="preserve">Coronavirus disease (COVID-19) is an infectious disease caused by a newly discovered coronavirus. Most people infected with the COVID-19 virus will recover without requiring special treatment, while older people and those with medical problems are more likely to develop serious illness.</w:t>
      </w:r>
    </w:p>
    <w:p w:rsidR="00000000" w:rsidDel="00000000" w:rsidP="00000000" w:rsidRDefault="00000000" w:rsidRPr="00000000" w14:paraId="00000172">
      <w:pPr>
        <w:ind w:firstLine="720"/>
        <w:rPr>
          <w:sz w:val="20"/>
          <w:szCs w:val="20"/>
        </w:rPr>
      </w:pPr>
      <w:r w:rsidDel="00000000" w:rsidR="00000000" w:rsidRPr="00000000">
        <w:rPr>
          <w:sz w:val="20"/>
          <w:szCs w:val="20"/>
          <w:rtl w:val="0"/>
        </w:rPr>
        <w:t xml:space="preserve">Researchers from Tel Aviv University (TAU) have proven that </w:t>
      </w:r>
      <w:r w:rsidDel="00000000" w:rsidR="00000000" w:rsidRPr="00000000">
        <w:rPr>
          <w:sz w:val="20"/>
          <w:szCs w:val="20"/>
          <w:u w:val="single"/>
          <w:rtl w:val="0"/>
        </w:rPr>
        <w:t xml:space="preserve">the coronavirus</w:t>
      </w:r>
      <w:r w:rsidDel="00000000" w:rsidR="00000000" w:rsidRPr="00000000">
        <w:rPr>
          <w:sz w:val="20"/>
          <w:szCs w:val="20"/>
          <w:rtl w:val="0"/>
        </w:rPr>
        <w:t xml:space="preserve"> can be killed efficiently, quickly, and cheaply </w:t>
      </w:r>
      <w:r w:rsidDel="00000000" w:rsidR="00000000" w:rsidRPr="00000000">
        <w:rPr>
          <w:sz w:val="20"/>
          <w:szCs w:val="20"/>
          <w:u w:val="single"/>
          <w:rtl w:val="0"/>
        </w:rPr>
        <w:t xml:space="preserve">using ultraviolet light-emitting diodes</w:t>
      </w:r>
      <w:r w:rsidDel="00000000" w:rsidR="00000000" w:rsidRPr="00000000">
        <w:rPr>
          <w:sz w:val="20"/>
          <w:szCs w:val="20"/>
          <w:rtl w:val="0"/>
        </w:rPr>
        <w:t xml:space="preserve"> (UVLEDs).</w:t>
      </w:r>
    </w:p>
    <w:p w:rsidR="00000000" w:rsidDel="00000000" w:rsidP="00000000" w:rsidRDefault="00000000" w:rsidRPr="00000000" w14:paraId="00000173">
      <w:pPr>
        <w:ind w:firstLine="720"/>
        <w:rPr>
          <w:sz w:val="20"/>
          <w:szCs w:val="20"/>
        </w:rPr>
      </w:pPr>
      <w:r w:rsidDel="00000000" w:rsidR="00000000" w:rsidRPr="00000000">
        <w:rPr>
          <w:sz w:val="20"/>
          <w:szCs w:val="20"/>
          <w:rtl w:val="0"/>
        </w:rPr>
        <w:t xml:space="preserve">“Effective solutions to disinfect the coronavirus are what the entire world is currently looking for," said Professor Hadas Mamane, Head of the Environmental Engineering Program at TAU's School of Mechanical Engineering. "Presently, the problem is that in order to disinfect a bus, train, sports hall, or plane by chemical spraying, you need</w:t>
      </w:r>
    </w:p>
    <w:p w:rsidR="00000000" w:rsidDel="00000000" w:rsidP="00000000" w:rsidRDefault="00000000" w:rsidRPr="00000000" w14:paraId="00000174">
      <w:pPr>
        <w:rPr>
          <w:sz w:val="20"/>
          <w:szCs w:val="20"/>
        </w:rPr>
      </w:pPr>
      <w:r w:rsidDel="00000000" w:rsidR="00000000" w:rsidRPr="00000000">
        <w:rPr>
          <w:sz w:val="20"/>
          <w:szCs w:val="20"/>
          <w:rtl w:val="0"/>
        </w:rPr>
        <w:t xml:space="preserve">physical manpower, and in order for the spraying to be effective, you have to give the chemical time to act on the surface.”</w:t>
      </w:r>
    </w:p>
    <w:p w:rsidR="00000000" w:rsidDel="00000000" w:rsidP="00000000" w:rsidRDefault="00000000" w:rsidRPr="00000000" w14:paraId="00000175">
      <w:pPr>
        <w:ind w:firstLine="720"/>
        <w:rPr>
          <w:sz w:val="20"/>
          <w:szCs w:val="20"/>
        </w:rPr>
      </w:pPr>
      <w:r w:rsidDel="00000000" w:rsidR="00000000" w:rsidRPr="00000000">
        <w:rPr>
          <w:sz w:val="20"/>
          <w:szCs w:val="20"/>
          <w:rtl w:val="0"/>
        </w:rPr>
        <w:t xml:space="preserve">However, disinfection systems based on UV-LED bulbs can be installed in the ventilation system and air conditioner, for example, and sterilize the air sucked in and then emitted into the room.</w:t>
      </w:r>
    </w:p>
    <w:p w:rsidR="00000000" w:rsidDel="00000000" w:rsidP="00000000" w:rsidRDefault="00000000" w:rsidRPr="00000000" w14:paraId="00000176">
      <w:pPr>
        <w:ind w:firstLine="720"/>
        <w:rPr>
          <w:sz w:val="20"/>
          <w:szCs w:val="20"/>
        </w:rPr>
      </w:pPr>
      <w:r w:rsidDel="00000000" w:rsidR="00000000" w:rsidRPr="00000000">
        <w:rPr>
          <w:sz w:val="20"/>
          <w:szCs w:val="20"/>
          <w:rtl w:val="0"/>
        </w:rPr>
        <w:t xml:space="preserve">“We discovered that it is quite simple to kill the coronavirus using UV-LED bulbs that radiate ultraviolet light," she explained. "We killed the viruses using cheaper and more readily available UV-LED bulbs.”</w:t>
      </w:r>
    </w:p>
    <w:p w:rsidR="00000000" w:rsidDel="00000000" w:rsidP="00000000" w:rsidRDefault="00000000" w:rsidRPr="00000000" w14:paraId="00000177">
      <w:pPr>
        <w:ind w:firstLine="720"/>
        <w:rPr>
          <w:sz w:val="20"/>
          <w:szCs w:val="20"/>
        </w:rPr>
      </w:pPr>
      <w:r w:rsidDel="00000000" w:rsidR="00000000" w:rsidRPr="00000000">
        <w:rPr>
          <w:sz w:val="20"/>
          <w:szCs w:val="20"/>
          <w:rtl w:val="0"/>
        </w:rPr>
        <w:t xml:space="preserve">The researchers tested the optimal wavelength for killing the coronavirus and found that a length of 285 nanometers (nm) was almost as efficient in disinfecting the virus as a wavelength of 265 nm, requiring less than half a minute to destroy more than 99.9% of the coronaviruses. This result is significant because the cost of 285 nm UV-LED bulbs is much lower than that of 265 nm bulbs, and the former are also more readily available.</w:t>
      </w:r>
    </w:p>
    <w:p w:rsidR="00000000" w:rsidDel="00000000" w:rsidP="00000000" w:rsidRDefault="00000000" w:rsidRPr="00000000" w14:paraId="00000178">
      <w:pPr>
        <w:ind w:firstLine="720"/>
        <w:rPr>
          <w:sz w:val="20"/>
          <w:szCs w:val="20"/>
        </w:rPr>
      </w:pPr>
      <w:r w:rsidDel="00000000" w:rsidR="00000000" w:rsidRPr="00000000">
        <w:rPr>
          <w:sz w:val="20"/>
          <w:szCs w:val="20"/>
          <w:rtl w:val="0"/>
        </w:rPr>
        <w:t xml:space="preserve">Eventually, as the science develops, the industry will be able to make the necessary adjustments and install the bulbs in robotic systems or air conditioning, vacuum, and water systems, and thereby be able to efficiently disinfect large surfaces and spaces.</w:t>
      </w:r>
    </w:p>
    <w:p w:rsidR="00000000" w:rsidDel="00000000" w:rsidP="00000000" w:rsidRDefault="00000000" w:rsidRPr="00000000" w14:paraId="00000179">
      <w:pPr>
        <w:ind w:firstLine="720"/>
        <w:rPr>
          <w:sz w:val="20"/>
          <w:szCs w:val="20"/>
        </w:rPr>
      </w:pPr>
      <w:r w:rsidDel="00000000" w:rsidR="00000000" w:rsidRPr="00000000">
        <w:rPr>
          <w:sz w:val="20"/>
          <w:szCs w:val="20"/>
          <w:rtl w:val="0"/>
        </w:rPr>
        <w:t xml:space="preserve">It is important to note that it is very dangerous to try to use this method to disinfect surfaces inside homes. To be fully effective, a system must be designed so that a person is not directly exposed to the light.</w:t>
      </w:r>
    </w:p>
    <w:p w:rsidR="00000000" w:rsidDel="00000000" w:rsidP="00000000" w:rsidRDefault="00000000" w:rsidRPr="00000000" w14:paraId="0000017A">
      <w:pPr>
        <w:ind w:firstLine="720"/>
        <w:rPr>
          <w:sz w:val="20"/>
          <w:szCs w:val="20"/>
        </w:rPr>
      </w:pPr>
      <w:r w:rsidDel="00000000" w:rsidR="00000000" w:rsidRPr="00000000">
        <w:rPr>
          <w:sz w:val="20"/>
          <w:szCs w:val="20"/>
          <w:rtl w:val="0"/>
        </w:rPr>
        <w:t xml:space="preserve">In the future, the researchers will test their unique combination of integrated damage mechanisms on direct and indirect damage to viruses on different surfaces, air, and water.</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db5cluhs92no" w:id="39"/>
      <w:bookmarkEnd w:id="39"/>
      <w:r w:rsidDel="00000000" w:rsidR="00000000" w:rsidRPr="00000000">
        <w:rPr>
          <w:rtl w:val="0"/>
        </w:rPr>
        <w:t xml:space="preserve">Definition Exercise</w:t>
      </w:r>
    </w:p>
    <w:p w:rsidR="00000000" w:rsidDel="00000000" w:rsidP="00000000" w:rsidRDefault="00000000" w:rsidRPr="00000000" w14:paraId="00000180">
      <w:pPr>
        <w:spacing w:after="200" w:lineRule="auto"/>
        <w:rPr>
          <w:b w:val="1"/>
        </w:rPr>
      </w:pPr>
      <w:r w:rsidDel="00000000" w:rsidR="00000000" w:rsidRPr="00000000">
        <w:rPr>
          <w:b w:val="1"/>
          <w:rtl w:val="0"/>
        </w:rPr>
        <w:t xml:space="preserve">1. acceleration/ rate / velocity of body/ change with time/ and direction / that change act.</w:t>
      </w:r>
    </w:p>
    <w:p w:rsidR="00000000" w:rsidDel="00000000" w:rsidP="00000000" w:rsidRDefault="00000000" w:rsidRPr="00000000" w14:paraId="00000181">
      <w:pPr>
        <w:numPr>
          <w:ilvl w:val="0"/>
          <w:numId w:val="25"/>
        </w:numPr>
        <w:spacing w:after="200" w:lineRule="auto"/>
        <w:ind w:left="720" w:hanging="360"/>
        <w:rPr>
          <w:u w:val="none"/>
        </w:rPr>
      </w:pPr>
      <w:r w:rsidDel="00000000" w:rsidR="00000000" w:rsidRPr="00000000">
        <w:rPr>
          <w:rtl w:val="0"/>
        </w:rPr>
        <w:t xml:space="preserve">A</w:t>
      </w:r>
      <w:r w:rsidDel="00000000" w:rsidR="00000000" w:rsidRPr="00000000">
        <w:rPr>
          <w:rtl w:val="0"/>
        </w:rPr>
        <w:t xml:space="preserve">cceleration is a rate at which the velocity of </w:t>
      </w:r>
      <w:commentRangeStart w:id="5"/>
      <w:r w:rsidDel="00000000" w:rsidR="00000000" w:rsidRPr="00000000">
        <w:rPr>
          <w:rtl w:val="0"/>
        </w:rPr>
        <w:t xml:space="preserve">the</w:t>
      </w:r>
      <w:commentRangeEnd w:id="5"/>
      <w:r w:rsidDel="00000000" w:rsidR="00000000" w:rsidRPr="00000000">
        <w:commentReference w:id="5"/>
      </w:r>
      <w:r w:rsidDel="00000000" w:rsidR="00000000" w:rsidRPr="00000000">
        <w:rPr>
          <w:rtl w:val="0"/>
        </w:rPr>
        <w:t xml:space="preserve"> body is changed with the time and direction that change acts.</w:t>
      </w:r>
    </w:p>
    <w:p w:rsidR="00000000" w:rsidDel="00000000" w:rsidP="00000000" w:rsidRDefault="00000000" w:rsidRPr="00000000" w14:paraId="00000182">
      <w:pPr>
        <w:numPr>
          <w:ilvl w:val="0"/>
          <w:numId w:val="25"/>
        </w:numPr>
        <w:spacing w:after="200" w:lineRule="auto"/>
        <w:ind w:left="720" w:hanging="360"/>
        <w:rPr>
          <w:u w:val="none"/>
        </w:rPr>
      </w:pPr>
      <w:r w:rsidDel="00000000" w:rsidR="00000000" w:rsidRPr="00000000">
        <w:rPr>
          <w:rtl w:val="0"/>
        </w:rPr>
        <w:t xml:space="preserve">(Solution) Acceleration is a rate at which the velocity of a body changes with time and the direction in which that change acts.</w:t>
      </w:r>
    </w:p>
    <w:p w:rsidR="00000000" w:rsidDel="00000000" w:rsidP="00000000" w:rsidRDefault="00000000" w:rsidRPr="00000000" w14:paraId="00000183">
      <w:pPr>
        <w:spacing w:after="200" w:lineRule="auto"/>
        <w:rPr>
          <w:b w:val="1"/>
        </w:rPr>
      </w:pPr>
      <w:r w:rsidDel="00000000" w:rsidR="00000000" w:rsidRPr="00000000">
        <w:rPr>
          <w:b w:val="1"/>
          <w:rtl w:val="0"/>
        </w:rPr>
        <w:t xml:space="preserve">2. deflection/ displacement of structural member/ or system under load.</w:t>
      </w:r>
    </w:p>
    <w:p w:rsidR="00000000" w:rsidDel="00000000" w:rsidP="00000000" w:rsidRDefault="00000000" w:rsidRPr="00000000" w14:paraId="00000184">
      <w:pPr>
        <w:numPr>
          <w:ilvl w:val="0"/>
          <w:numId w:val="27"/>
        </w:numPr>
        <w:spacing w:after="200" w:lineRule="auto"/>
        <w:ind w:left="720" w:hanging="360"/>
        <w:rPr>
          <w:u w:val="none"/>
        </w:rPr>
      </w:pPr>
      <w:r w:rsidDel="00000000" w:rsidR="00000000" w:rsidRPr="00000000">
        <w:rPr>
          <w:rtl w:val="0"/>
        </w:rPr>
        <w:t xml:space="preserve">Deflection is a displacement of a structural member or system under load.</w:t>
      </w:r>
    </w:p>
    <w:p w:rsidR="00000000" w:rsidDel="00000000" w:rsidP="00000000" w:rsidRDefault="00000000" w:rsidRPr="00000000" w14:paraId="00000185">
      <w:pPr>
        <w:numPr>
          <w:ilvl w:val="0"/>
          <w:numId w:val="27"/>
        </w:numPr>
        <w:spacing w:after="200" w:lineRule="auto"/>
        <w:ind w:left="720" w:hanging="360"/>
        <w:rPr>
          <w:u w:val="none"/>
        </w:rPr>
      </w:pPr>
      <w:r w:rsidDel="00000000" w:rsidR="00000000" w:rsidRPr="00000000">
        <w:rPr>
          <w:rtl w:val="0"/>
        </w:rPr>
        <w:t xml:space="preserve">(Solution) Deflection is a displacement of a structural member or system under a load.</w:t>
      </w:r>
      <w:r w:rsidDel="00000000" w:rsidR="00000000" w:rsidRPr="00000000">
        <w:rPr>
          <w:rtl w:val="0"/>
        </w:rPr>
      </w:r>
    </w:p>
    <w:p w:rsidR="00000000" w:rsidDel="00000000" w:rsidP="00000000" w:rsidRDefault="00000000" w:rsidRPr="00000000" w14:paraId="00000186">
      <w:pPr>
        <w:spacing w:after="200" w:lineRule="auto"/>
        <w:rPr>
          <w:b w:val="1"/>
        </w:rPr>
      </w:pPr>
      <w:r w:rsidDel="00000000" w:rsidR="00000000" w:rsidRPr="00000000">
        <w:rPr>
          <w:b w:val="1"/>
          <w:rtl w:val="0"/>
        </w:rPr>
        <w:t xml:space="preserve">3. gage/ refer/ thickness of sheet of material/ or distance between centerlines/ in set of holes/ usually perpendicular to joist/ or joist girder.</w:t>
      </w:r>
    </w:p>
    <w:p w:rsidR="00000000" w:rsidDel="00000000" w:rsidP="00000000" w:rsidRDefault="00000000" w:rsidRPr="00000000" w14:paraId="00000187">
      <w:pPr>
        <w:numPr>
          <w:ilvl w:val="0"/>
          <w:numId w:val="14"/>
        </w:numPr>
        <w:spacing w:after="200" w:lineRule="auto"/>
        <w:ind w:left="720" w:hanging="360"/>
        <w:rPr>
          <w:u w:val="none"/>
        </w:rPr>
      </w:pPr>
      <w:r w:rsidDel="00000000" w:rsidR="00000000" w:rsidRPr="00000000">
        <w:rPr>
          <w:rtl w:val="0"/>
        </w:rPr>
        <w:t xml:space="preserve">A </w:t>
      </w:r>
      <w:r w:rsidDel="00000000" w:rsidR="00000000" w:rsidRPr="00000000">
        <w:rPr>
          <w:rtl w:val="0"/>
        </w:rPr>
        <w:t xml:space="preserve">gage</w:t>
      </w:r>
      <w:r w:rsidDel="00000000" w:rsidR="00000000" w:rsidRPr="00000000">
        <w:rPr>
          <w:rtl w:val="0"/>
        </w:rPr>
        <w:t xml:space="preserve"> refers to the thickness of sheet of material or a distance between centerlines in a set of holes which are usually perpendicular to the joist or joist girder.</w:t>
      </w:r>
    </w:p>
    <w:p w:rsidR="00000000" w:rsidDel="00000000" w:rsidP="00000000" w:rsidRDefault="00000000" w:rsidRPr="00000000" w14:paraId="00000188">
      <w:pPr>
        <w:numPr>
          <w:ilvl w:val="0"/>
          <w:numId w:val="14"/>
        </w:numPr>
        <w:spacing w:after="200" w:lineRule="auto"/>
        <w:ind w:left="720" w:hanging="360"/>
        <w:rPr>
          <w:u w:val="none"/>
        </w:rPr>
      </w:pPr>
      <w:r w:rsidDel="00000000" w:rsidR="00000000" w:rsidRPr="00000000">
        <w:rPr>
          <w:rtl w:val="0"/>
        </w:rPr>
        <w:t xml:space="preserve">(Solution) Gage refers to </w:t>
      </w:r>
      <w:r w:rsidDel="00000000" w:rsidR="00000000" w:rsidRPr="00000000">
        <w:rPr>
          <w:color w:val="ff00ff"/>
          <w:rtl w:val="0"/>
        </w:rPr>
        <w:t xml:space="preserve">the</w:t>
      </w:r>
      <w:r w:rsidDel="00000000" w:rsidR="00000000" w:rsidRPr="00000000">
        <w:rPr>
          <w:rtl w:val="0"/>
        </w:rPr>
        <w:t xml:space="preserve"> thickness of a sheet of material or </w:t>
      </w:r>
      <w:r w:rsidDel="00000000" w:rsidR="00000000" w:rsidRPr="00000000">
        <w:rPr>
          <w:color w:val="ff00ff"/>
          <w:rtl w:val="0"/>
        </w:rPr>
        <w:t xml:space="preserve">the</w:t>
      </w:r>
      <w:r w:rsidDel="00000000" w:rsidR="00000000" w:rsidRPr="00000000">
        <w:rPr>
          <w:rtl w:val="0"/>
        </w:rPr>
        <w:t xml:space="preserve"> distance between centerlines in a set of holes which </w:t>
      </w:r>
      <w:commentRangeStart w:id="6"/>
      <w:r w:rsidDel="00000000" w:rsidR="00000000" w:rsidRPr="00000000">
        <w:rPr>
          <w:rtl w:val="0"/>
        </w:rPr>
        <w:t xml:space="preserve">is</w:t>
      </w:r>
      <w:commentRangeEnd w:id="6"/>
      <w:r w:rsidDel="00000000" w:rsidR="00000000" w:rsidRPr="00000000">
        <w:commentReference w:id="6"/>
      </w:r>
      <w:r w:rsidDel="00000000" w:rsidR="00000000" w:rsidRPr="00000000">
        <w:rPr>
          <w:rtl w:val="0"/>
        </w:rPr>
        <w:t xml:space="preserve"> usually perpendicular to a joist or joist girder.</w:t>
      </w:r>
      <w:r w:rsidDel="00000000" w:rsidR="00000000" w:rsidRPr="00000000">
        <w:rPr>
          <w:rtl w:val="0"/>
        </w:rPr>
      </w:r>
    </w:p>
    <w:p w:rsidR="00000000" w:rsidDel="00000000" w:rsidP="00000000" w:rsidRDefault="00000000" w:rsidRPr="00000000" w14:paraId="00000189">
      <w:pPr>
        <w:spacing w:after="200" w:lineRule="auto"/>
        <w:rPr>
          <w:b w:val="1"/>
        </w:rPr>
      </w:pPr>
      <w:r w:rsidDel="00000000" w:rsidR="00000000" w:rsidRPr="00000000">
        <w:rPr>
          <w:b w:val="1"/>
          <w:rtl w:val="0"/>
        </w:rPr>
        <w:t xml:space="preserve">4. girder/ main horizontal member/ span between two main supports/ and carry other members/ or vertical loads within structure.</w:t>
      </w:r>
    </w:p>
    <w:p w:rsidR="00000000" w:rsidDel="00000000" w:rsidP="00000000" w:rsidRDefault="00000000" w:rsidRPr="00000000" w14:paraId="0000018A">
      <w:pPr>
        <w:numPr>
          <w:ilvl w:val="0"/>
          <w:numId w:val="24"/>
        </w:numPr>
        <w:spacing w:after="200" w:lineRule="auto"/>
        <w:ind w:left="720" w:hanging="360"/>
        <w:rPr>
          <w:u w:val="none"/>
        </w:rPr>
      </w:pPr>
      <w:r w:rsidDel="00000000" w:rsidR="00000000" w:rsidRPr="00000000">
        <w:rPr>
          <w:rtl w:val="0"/>
        </w:rPr>
        <w:t xml:space="preserve">A girder is a main horizontal member which spans between two main supports and carries other members or vertical loads within the structure.</w:t>
      </w:r>
    </w:p>
    <w:p w:rsidR="00000000" w:rsidDel="00000000" w:rsidP="00000000" w:rsidRDefault="00000000" w:rsidRPr="00000000" w14:paraId="0000018B">
      <w:pPr>
        <w:numPr>
          <w:ilvl w:val="0"/>
          <w:numId w:val="24"/>
        </w:numPr>
        <w:spacing w:after="200" w:lineRule="auto"/>
        <w:ind w:left="720" w:hanging="360"/>
        <w:rPr>
          <w:u w:val="none"/>
        </w:rPr>
      </w:pPr>
      <w:r w:rsidDel="00000000" w:rsidR="00000000" w:rsidRPr="00000000">
        <w:rPr>
          <w:rtl w:val="0"/>
        </w:rPr>
        <w:t xml:space="preserve">(Solution) A girder is </w:t>
      </w:r>
      <w:r w:rsidDel="00000000" w:rsidR="00000000" w:rsidRPr="00000000">
        <w:rPr>
          <w:b w:val="1"/>
          <w:rtl w:val="0"/>
        </w:rPr>
        <w:t xml:space="preserve">the</w:t>
      </w:r>
      <w:r w:rsidDel="00000000" w:rsidR="00000000" w:rsidRPr="00000000">
        <w:rPr>
          <w:rtl w:val="0"/>
        </w:rPr>
        <w:t xml:space="preserve"> main horizontal member which spans between </w:t>
      </w:r>
      <w:r w:rsidDel="00000000" w:rsidR="00000000" w:rsidRPr="00000000">
        <w:rPr>
          <w:b w:val="1"/>
          <w:rtl w:val="0"/>
        </w:rPr>
        <w:t xml:space="preserve">(the)</w:t>
      </w:r>
      <w:r w:rsidDel="00000000" w:rsidR="00000000" w:rsidRPr="00000000">
        <w:rPr>
          <w:rtl w:val="0"/>
        </w:rPr>
        <w:t xml:space="preserve"> two main supports and carries other members or vertical loads within the structure.</w:t>
      </w:r>
    </w:p>
    <w:p w:rsidR="00000000" w:rsidDel="00000000" w:rsidP="00000000" w:rsidRDefault="00000000" w:rsidRPr="00000000" w14:paraId="0000018C">
      <w:pPr>
        <w:spacing w:after="200" w:lineRule="auto"/>
        <w:rPr>
          <w:b w:val="1"/>
        </w:rPr>
      </w:pPr>
      <w:r w:rsidDel="00000000" w:rsidR="00000000" w:rsidRPr="00000000">
        <w:rPr>
          <w:b w:val="1"/>
          <w:rtl w:val="0"/>
        </w:rPr>
        <w:t xml:space="preserve">5. joist/ structural load-carrying member/ with open web system/ support floors and roofs/ utilize hot-rolled or cold-formed steel/ and design as simple span member.</w:t>
      </w:r>
    </w:p>
    <w:p w:rsidR="00000000" w:rsidDel="00000000" w:rsidP="00000000" w:rsidRDefault="00000000" w:rsidRPr="00000000" w14:paraId="0000018D">
      <w:pPr>
        <w:numPr>
          <w:ilvl w:val="0"/>
          <w:numId w:val="4"/>
        </w:numPr>
        <w:spacing w:after="200" w:lineRule="auto"/>
        <w:ind w:left="720" w:hanging="360"/>
        <w:rPr>
          <w:u w:val="none"/>
        </w:rPr>
      </w:pPr>
      <w:r w:rsidDel="00000000" w:rsidR="00000000" w:rsidRPr="00000000">
        <w:rPr>
          <w:rtl w:val="0"/>
        </w:rPr>
        <w:t xml:space="preserve">A joist is a structural load-carrying member with open web system which supports floors and roofs, utilizes hot-rolled or cold-formed steel and designs as a simple span member.</w:t>
      </w:r>
    </w:p>
    <w:p w:rsidR="00000000" w:rsidDel="00000000" w:rsidP="00000000" w:rsidRDefault="00000000" w:rsidRPr="00000000" w14:paraId="0000018E">
      <w:pPr>
        <w:numPr>
          <w:ilvl w:val="0"/>
          <w:numId w:val="4"/>
        </w:numPr>
        <w:spacing w:after="200" w:lineRule="auto"/>
        <w:ind w:left="720" w:hanging="360"/>
        <w:rPr>
          <w:u w:val="none"/>
        </w:rPr>
      </w:pPr>
      <w:r w:rsidDel="00000000" w:rsidR="00000000" w:rsidRPr="00000000">
        <w:rPr>
          <w:rtl w:val="0"/>
        </w:rPr>
        <w:t xml:space="preserve">(Solution) A joist is a structural load-carrying member with </w:t>
      </w:r>
      <w:r w:rsidDel="00000000" w:rsidR="00000000" w:rsidRPr="00000000">
        <w:rPr>
          <w:b w:val="1"/>
          <w:rtl w:val="0"/>
        </w:rPr>
        <w:t xml:space="preserve">an</w:t>
      </w:r>
      <w:r w:rsidDel="00000000" w:rsidR="00000000" w:rsidRPr="00000000">
        <w:rPr>
          <w:rtl w:val="0"/>
        </w:rPr>
        <w:t xml:space="preserve"> open web system </w:t>
      </w:r>
      <w:r w:rsidDel="00000000" w:rsidR="00000000" w:rsidRPr="00000000">
        <w:rPr>
          <w:color w:val="ff00ff"/>
          <w:rtl w:val="0"/>
        </w:rPr>
        <w:t xml:space="preserve">which</w:t>
      </w:r>
      <w:r w:rsidDel="00000000" w:rsidR="00000000" w:rsidRPr="00000000">
        <w:rPr>
          <w:rtl w:val="0"/>
        </w:rPr>
        <w:t xml:space="preserve"> supports floors and roofs by utilizing hot-rolled or cold-formed steel and (</w:t>
      </w:r>
      <w:r w:rsidDel="00000000" w:rsidR="00000000" w:rsidRPr="00000000">
        <w:rPr>
          <w:color w:val="ff00ff"/>
          <w:rtl w:val="0"/>
        </w:rPr>
        <w:t xml:space="preserve">which</w:t>
      </w:r>
      <w:r w:rsidDel="00000000" w:rsidR="00000000" w:rsidRPr="00000000">
        <w:rPr>
          <w:rtl w:val="0"/>
        </w:rPr>
        <w:t xml:space="preserve">) is designed as (a) simple span member.</w:t>
      </w: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spacing w:after="200" w:lineRule="auto"/>
        <w:rPr/>
      </w:pPr>
      <w:bookmarkStart w:colFirst="0" w:colLast="0" w:name="_24xl18p9ijr1" w:id="40"/>
      <w:bookmarkEnd w:id="40"/>
      <w:r w:rsidDel="00000000" w:rsidR="00000000" w:rsidRPr="00000000">
        <w:rPr>
          <w:rtl w:val="0"/>
        </w:rPr>
        <w:t xml:space="preserve">Unit 4: Abstracts and Introductions</w:t>
      </w:r>
    </w:p>
    <w:p w:rsidR="00000000" w:rsidDel="00000000" w:rsidP="00000000" w:rsidRDefault="00000000" w:rsidRPr="00000000" w14:paraId="00000190">
      <w:pPr>
        <w:pStyle w:val="Heading2"/>
        <w:spacing w:after="200" w:lineRule="auto"/>
        <w:rPr/>
      </w:pPr>
      <w:bookmarkStart w:colFirst="0" w:colLast="0" w:name="_edvfrmz3jgle" w:id="41"/>
      <w:bookmarkEnd w:id="41"/>
      <w:r w:rsidDel="00000000" w:rsidR="00000000" w:rsidRPr="00000000">
        <w:rPr>
          <w:rtl w:val="0"/>
        </w:rPr>
        <w:t xml:space="preserve">Task 1</w:t>
      </w:r>
    </w:p>
    <w:p w:rsidR="00000000" w:rsidDel="00000000" w:rsidP="00000000" w:rsidRDefault="00000000" w:rsidRPr="00000000" w14:paraId="00000191">
      <w:pPr>
        <w:rPr/>
      </w:pPr>
      <w:r w:rsidDel="00000000" w:rsidR="00000000" w:rsidRPr="00000000">
        <w:rPr>
          <w:rtl w:val="0"/>
        </w:rPr>
        <w:t xml:space="preserve">A</w:t>
        <w:br w:type="textWrapping"/>
        <w:tab/>
        <w:t xml:space="preserve">Background (1)-(2)</w:t>
        <w:br w:type="textWrapping"/>
        <w:tab/>
        <w:t xml:space="preserve">Objective (3)</w:t>
        <w:br w:type="textWrapping"/>
        <w:tab/>
        <w:t xml:space="preserve">Procedures (4)-(7)</w:t>
        <w:br w:type="textWrapping"/>
        <w:tab/>
        <w:t xml:space="preserve">Results (8)-(9)</w:t>
        <w:br w:type="textWrapping"/>
        <w:tab/>
        <w:t xml:space="preserve">Conclusions (10)</w:t>
      </w:r>
    </w:p>
    <w:p w:rsidR="00000000" w:rsidDel="00000000" w:rsidP="00000000" w:rsidRDefault="00000000" w:rsidRPr="00000000" w14:paraId="00000192">
      <w:pPr>
        <w:rPr/>
      </w:pPr>
      <w:r w:rsidDel="00000000" w:rsidR="00000000" w:rsidRPr="00000000">
        <w:rPr>
          <w:rtl w:val="0"/>
        </w:rPr>
        <w:t xml:space="preserve">B</w:t>
        <w:br w:type="textWrapping"/>
        <w:tab/>
        <w:t xml:space="preserve">Background (1)</w:t>
        <w:br w:type="textWrapping"/>
        <w:tab/>
        <w:t xml:space="preserve">Objective (2)</w:t>
        <w:br w:type="textWrapping"/>
        <w:tab/>
        <w:t xml:space="preserve">Procedures (3)-(4)</w:t>
        <w:br w:type="textWrapping"/>
        <w:tab/>
        <w:t xml:space="preserve">Results (5)</w:t>
        <w:br w:type="textWrapping"/>
        <w:tab/>
        <w:t xml:space="preserve">Conclusions (6)</w:t>
      </w:r>
      <w:r w:rsidDel="00000000" w:rsidR="00000000" w:rsidRPr="00000000">
        <w:rPr>
          <w:rtl w:val="0"/>
        </w:rPr>
      </w:r>
    </w:p>
    <w:p w:rsidR="00000000" w:rsidDel="00000000" w:rsidP="00000000" w:rsidRDefault="00000000" w:rsidRPr="00000000" w14:paraId="00000193">
      <w:pPr>
        <w:pStyle w:val="Heading2"/>
        <w:rPr/>
      </w:pPr>
      <w:bookmarkStart w:colFirst="0" w:colLast="0" w:name="_m1lo82y0jq27" w:id="42"/>
      <w:bookmarkEnd w:id="42"/>
      <w:r w:rsidDel="00000000" w:rsidR="00000000" w:rsidRPr="00000000">
        <w:rPr>
          <w:rtl w:val="0"/>
        </w:rPr>
        <w:t xml:space="preserve">Task 4</w:t>
      </w:r>
    </w:p>
    <w:p w:rsidR="00000000" w:rsidDel="00000000" w:rsidP="00000000" w:rsidRDefault="00000000" w:rsidRPr="00000000" w14:paraId="00000194">
      <w:pPr>
        <w:rPr/>
      </w:pPr>
      <w:r w:rsidDel="00000000" w:rsidR="00000000" w:rsidRPr="00000000">
        <w:rPr>
          <w:rtl w:val="0"/>
        </w:rPr>
        <w:t xml:space="preserve">A</w:t>
      </w:r>
    </w:p>
    <w:p w:rsidR="00000000" w:rsidDel="00000000" w:rsidP="00000000" w:rsidRDefault="00000000" w:rsidRPr="00000000" w14:paraId="00000195">
      <w:pPr>
        <w:numPr>
          <w:ilvl w:val="0"/>
          <w:numId w:val="29"/>
        </w:numPr>
        <w:ind w:left="720" w:hanging="360"/>
        <w:rPr>
          <w:u w:val="none"/>
        </w:rPr>
      </w:pPr>
      <w:r w:rsidDel="00000000" w:rsidR="00000000" w:rsidRPr="00000000">
        <w:rPr>
          <w:rtl w:val="0"/>
        </w:rPr>
        <w:t xml:space="preserve">because</w:t>
      </w:r>
    </w:p>
    <w:p w:rsidR="00000000" w:rsidDel="00000000" w:rsidP="00000000" w:rsidRDefault="00000000" w:rsidRPr="00000000" w14:paraId="00000196">
      <w:pPr>
        <w:numPr>
          <w:ilvl w:val="0"/>
          <w:numId w:val="29"/>
        </w:numPr>
        <w:ind w:left="720" w:hanging="360"/>
        <w:rPr>
          <w:u w:val="none"/>
        </w:rPr>
      </w:pPr>
      <w:r w:rsidDel="00000000" w:rsidR="00000000" w:rsidRPr="00000000">
        <w:rPr>
          <w:rtl w:val="0"/>
        </w:rPr>
        <w:t xml:space="preserve">This study aims to</w:t>
      </w:r>
    </w:p>
    <w:p w:rsidR="00000000" w:rsidDel="00000000" w:rsidP="00000000" w:rsidRDefault="00000000" w:rsidRPr="00000000" w14:paraId="00000197">
      <w:pPr>
        <w:numPr>
          <w:ilvl w:val="0"/>
          <w:numId w:val="29"/>
        </w:numPr>
        <w:ind w:left="720" w:hanging="360"/>
        <w:rPr>
          <w:u w:val="none"/>
        </w:rPr>
      </w:pPr>
      <w:r w:rsidDel="00000000" w:rsidR="00000000" w:rsidRPr="00000000">
        <w:rPr>
          <w:rtl w:val="0"/>
        </w:rPr>
        <w:t xml:space="preserve">compare</w:t>
      </w:r>
    </w:p>
    <w:p w:rsidR="00000000" w:rsidDel="00000000" w:rsidP="00000000" w:rsidRDefault="00000000" w:rsidRPr="00000000" w14:paraId="00000198">
      <w:pPr>
        <w:numPr>
          <w:ilvl w:val="0"/>
          <w:numId w:val="29"/>
        </w:numPr>
        <w:ind w:left="720" w:hanging="360"/>
        <w:rPr>
          <w:u w:val="none"/>
        </w:rPr>
      </w:pPr>
      <w:r w:rsidDel="00000000" w:rsidR="00000000" w:rsidRPr="00000000">
        <w:rPr>
          <w:rtl w:val="0"/>
        </w:rPr>
        <w:t xml:space="preserve">To achieve</w:t>
      </w:r>
    </w:p>
    <w:p w:rsidR="00000000" w:rsidDel="00000000" w:rsidP="00000000" w:rsidRDefault="00000000" w:rsidRPr="00000000" w14:paraId="00000199">
      <w:pPr>
        <w:numPr>
          <w:ilvl w:val="0"/>
          <w:numId w:val="29"/>
        </w:numPr>
        <w:ind w:left="720" w:hanging="360"/>
        <w:rPr>
          <w:u w:val="none"/>
        </w:rPr>
      </w:pPr>
      <w:r w:rsidDel="00000000" w:rsidR="00000000" w:rsidRPr="00000000">
        <w:rPr>
          <w:rtl w:val="0"/>
        </w:rPr>
        <w:t xml:space="preserve">were measured / were calculated / were determined</w:t>
      </w:r>
    </w:p>
    <w:p w:rsidR="00000000" w:rsidDel="00000000" w:rsidP="00000000" w:rsidRDefault="00000000" w:rsidRPr="00000000" w14:paraId="0000019A">
      <w:pPr>
        <w:numPr>
          <w:ilvl w:val="0"/>
          <w:numId w:val="29"/>
        </w:numPr>
        <w:ind w:left="720" w:hanging="360"/>
        <w:rPr>
          <w:u w:val="none"/>
        </w:rPr>
      </w:pPr>
      <w:r w:rsidDel="00000000" w:rsidR="00000000" w:rsidRPr="00000000">
        <w:rPr>
          <w:rtl w:val="0"/>
        </w:rPr>
        <w:t xml:space="preserve">The results showed</w:t>
      </w:r>
    </w:p>
    <w:p w:rsidR="00000000" w:rsidDel="00000000" w:rsidP="00000000" w:rsidRDefault="00000000" w:rsidRPr="00000000" w14:paraId="0000019B">
      <w:pPr>
        <w:numPr>
          <w:ilvl w:val="0"/>
          <w:numId w:val="29"/>
        </w:numPr>
        <w:ind w:left="720" w:hanging="360"/>
        <w:rPr>
          <w:u w:val="none"/>
        </w:rPr>
      </w:pPr>
      <w:r w:rsidDel="00000000" w:rsidR="00000000" w:rsidRPr="00000000">
        <w:rPr>
          <w:rtl w:val="0"/>
        </w:rPr>
        <w:t xml:space="preserve">Furthermore / Moreover</w:t>
      </w:r>
    </w:p>
    <w:p w:rsidR="00000000" w:rsidDel="00000000" w:rsidP="00000000" w:rsidRDefault="00000000" w:rsidRPr="00000000" w14:paraId="0000019C">
      <w:pPr>
        <w:numPr>
          <w:ilvl w:val="0"/>
          <w:numId w:val="29"/>
        </w:numPr>
        <w:ind w:left="720" w:hanging="360"/>
        <w:rPr>
          <w:u w:val="none"/>
        </w:rPr>
      </w:pPr>
      <w:r w:rsidDel="00000000" w:rsidR="00000000" w:rsidRPr="00000000">
        <w:rPr>
          <w:rtl w:val="0"/>
        </w:rPr>
        <w:t xml:space="preserve">collected / gathered</w:t>
      </w:r>
    </w:p>
    <w:p w:rsidR="00000000" w:rsidDel="00000000" w:rsidP="00000000" w:rsidRDefault="00000000" w:rsidRPr="00000000" w14:paraId="0000019D">
      <w:pPr>
        <w:numPr>
          <w:ilvl w:val="0"/>
          <w:numId w:val="29"/>
        </w:numPr>
        <w:ind w:left="720" w:hanging="360"/>
        <w:rPr>
          <w:u w:val="none"/>
        </w:rPr>
      </w:pPr>
      <w:r w:rsidDel="00000000" w:rsidR="00000000" w:rsidRPr="00000000">
        <w:rPr>
          <w:rtl w:val="0"/>
        </w:rPr>
        <w:t xml:space="preserve">In conclusion / Based on the results</w:t>
      </w:r>
    </w:p>
    <w:p w:rsidR="00000000" w:rsidDel="00000000" w:rsidP="00000000" w:rsidRDefault="00000000" w:rsidRPr="00000000" w14:paraId="0000019E">
      <w:pPr>
        <w:numPr>
          <w:ilvl w:val="0"/>
          <w:numId w:val="29"/>
        </w:numPr>
        <w:ind w:left="720" w:hanging="360"/>
        <w:rPr>
          <w:u w:val="none"/>
        </w:rPr>
      </w:pPr>
      <w:r w:rsidDel="00000000" w:rsidR="00000000" w:rsidRPr="00000000">
        <w:rPr>
          <w:rtl w:val="0"/>
        </w:rPr>
        <w:t xml:space="preserve">to improve / to enhance / to increase</w:t>
      </w:r>
    </w:p>
    <w:p w:rsidR="00000000" w:rsidDel="00000000" w:rsidP="00000000" w:rsidRDefault="00000000" w:rsidRPr="00000000" w14:paraId="0000019F">
      <w:pPr>
        <w:rPr/>
      </w:pPr>
      <w:r w:rsidDel="00000000" w:rsidR="00000000" w:rsidRPr="00000000">
        <w:rPr>
          <w:rtl w:val="0"/>
        </w:rPr>
        <w:t xml:space="preserve">B</w:t>
      </w:r>
    </w:p>
    <w:p w:rsidR="00000000" w:rsidDel="00000000" w:rsidP="00000000" w:rsidRDefault="00000000" w:rsidRPr="00000000" w14:paraId="000001A0">
      <w:pPr>
        <w:numPr>
          <w:ilvl w:val="0"/>
          <w:numId w:val="34"/>
        </w:numPr>
        <w:ind w:left="720" w:hanging="360"/>
        <w:rPr>
          <w:u w:val="none"/>
        </w:rPr>
      </w:pPr>
      <w:r w:rsidDel="00000000" w:rsidR="00000000" w:rsidRPr="00000000">
        <w:rPr>
          <w:rtl w:val="0"/>
        </w:rPr>
        <w:t xml:space="preserve">lead to / urge / necessitate / call for </w:t>
      </w:r>
      <w:r w:rsidDel="00000000" w:rsidR="00000000" w:rsidRPr="00000000">
        <w:rPr>
          <w:color w:val="ff9900"/>
          <w:rtl w:val="0"/>
        </w:rPr>
        <w:t xml:space="preserve">(and present perfect form)</w:t>
      </w:r>
    </w:p>
    <w:p w:rsidR="00000000" w:rsidDel="00000000" w:rsidP="00000000" w:rsidRDefault="00000000" w:rsidRPr="00000000" w14:paraId="000001A1">
      <w:pPr>
        <w:numPr>
          <w:ilvl w:val="0"/>
          <w:numId w:val="34"/>
        </w:numPr>
        <w:ind w:left="720" w:hanging="360"/>
        <w:rPr>
          <w:u w:val="none"/>
        </w:rPr>
      </w:pPr>
      <w:r w:rsidDel="00000000" w:rsidR="00000000" w:rsidRPr="00000000">
        <w:rPr>
          <w:rtl w:val="0"/>
        </w:rPr>
        <w:t xml:space="preserve">aims to examine</w:t>
      </w:r>
      <w:r w:rsidDel="00000000" w:rsidR="00000000" w:rsidRPr="00000000">
        <w:rPr>
          <w:rtl w:val="0"/>
        </w:rPr>
      </w:r>
    </w:p>
    <w:p w:rsidR="00000000" w:rsidDel="00000000" w:rsidP="00000000" w:rsidRDefault="00000000" w:rsidRPr="00000000" w14:paraId="000001A2">
      <w:pPr>
        <w:numPr>
          <w:ilvl w:val="0"/>
          <w:numId w:val="34"/>
        </w:numPr>
        <w:ind w:left="720" w:hanging="360"/>
        <w:rPr>
          <w:u w:val="none"/>
        </w:rPr>
      </w:pPr>
      <w:r w:rsidDel="00000000" w:rsidR="00000000" w:rsidRPr="00000000">
        <w:rPr>
          <w:rtl w:val="0"/>
        </w:rPr>
        <w:t xml:space="preserve">on </w:t>
      </w:r>
      <w:r w:rsidDel="00000000" w:rsidR="00000000" w:rsidRPr="00000000">
        <w:rPr>
          <w:color w:val="ff9900"/>
          <w:rtl w:val="0"/>
        </w:rPr>
        <w:t xml:space="preserve">(effect of something on something)</w:t>
      </w:r>
    </w:p>
    <w:p w:rsidR="00000000" w:rsidDel="00000000" w:rsidP="00000000" w:rsidRDefault="00000000" w:rsidRPr="00000000" w14:paraId="000001A3">
      <w:pPr>
        <w:numPr>
          <w:ilvl w:val="0"/>
          <w:numId w:val="34"/>
        </w:numPr>
        <w:ind w:left="720" w:hanging="360"/>
        <w:rPr>
          <w:u w:val="none"/>
        </w:rPr>
      </w:pPr>
      <w:r w:rsidDel="00000000" w:rsidR="00000000" w:rsidRPr="00000000">
        <w:rPr>
          <w:rtl w:val="0"/>
        </w:rPr>
        <w:t xml:space="preserve">with / using</w:t>
      </w:r>
    </w:p>
    <w:p w:rsidR="00000000" w:rsidDel="00000000" w:rsidP="00000000" w:rsidRDefault="00000000" w:rsidRPr="00000000" w14:paraId="000001A4">
      <w:pPr>
        <w:numPr>
          <w:ilvl w:val="0"/>
          <w:numId w:val="34"/>
        </w:numPr>
        <w:ind w:left="720" w:hanging="360"/>
        <w:rPr>
          <w:u w:val="none"/>
        </w:rPr>
      </w:pPr>
      <w:r w:rsidDel="00000000" w:rsidR="00000000" w:rsidRPr="00000000">
        <w:rPr>
          <w:rtl w:val="0"/>
        </w:rPr>
        <w:t xml:space="preserve">were tested / were experimented / were performed / were conducted</w:t>
      </w:r>
    </w:p>
    <w:p w:rsidR="00000000" w:rsidDel="00000000" w:rsidP="00000000" w:rsidRDefault="00000000" w:rsidRPr="00000000" w14:paraId="000001A5">
      <w:pPr>
        <w:numPr>
          <w:ilvl w:val="0"/>
          <w:numId w:val="34"/>
        </w:numPr>
        <w:ind w:left="720" w:hanging="360"/>
        <w:rPr>
          <w:u w:val="none"/>
        </w:rPr>
      </w:pPr>
      <w:r w:rsidDel="00000000" w:rsidR="00000000" w:rsidRPr="00000000">
        <w:rPr>
          <w:rtl w:val="0"/>
        </w:rPr>
        <w:t xml:space="preserve">showed that</w:t>
      </w:r>
    </w:p>
    <w:p w:rsidR="00000000" w:rsidDel="00000000" w:rsidP="00000000" w:rsidRDefault="00000000" w:rsidRPr="00000000" w14:paraId="000001A6">
      <w:pPr>
        <w:numPr>
          <w:ilvl w:val="0"/>
          <w:numId w:val="34"/>
        </w:numPr>
        <w:ind w:left="720" w:hanging="360"/>
        <w:rPr>
          <w:u w:val="none"/>
        </w:rPr>
      </w:pPr>
      <w:r w:rsidDel="00000000" w:rsidR="00000000" w:rsidRPr="00000000">
        <w:rPr>
          <w:rtl w:val="0"/>
        </w:rPr>
        <w:t xml:space="preserve">occurred / took place</w:t>
      </w:r>
    </w:p>
    <w:p w:rsidR="00000000" w:rsidDel="00000000" w:rsidP="00000000" w:rsidRDefault="00000000" w:rsidRPr="00000000" w14:paraId="000001A7">
      <w:pPr>
        <w:numPr>
          <w:ilvl w:val="0"/>
          <w:numId w:val="34"/>
        </w:numPr>
        <w:ind w:left="720" w:hanging="360"/>
        <w:rPr>
          <w:u w:val="none"/>
        </w:rPr>
      </w:pPr>
      <w:r w:rsidDel="00000000" w:rsidR="00000000" w:rsidRPr="00000000">
        <w:rPr>
          <w:rtl w:val="0"/>
        </w:rPr>
        <w:t xml:space="preserve">had</w:t>
      </w:r>
    </w:p>
    <w:p w:rsidR="00000000" w:rsidDel="00000000" w:rsidP="00000000" w:rsidRDefault="00000000" w:rsidRPr="00000000" w14:paraId="000001A8">
      <w:pPr>
        <w:numPr>
          <w:ilvl w:val="0"/>
          <w:numId w:val="34"/>
        </w:numPr>
        <w:ind w:left="720" w:hanging="360"/>
        <w:rPr>
          <w:u w:val="none"/>
        </w:rPr>
      </w:pPr>
      <w:r w:rsidDel="00000000" w:rsidR="00000000" w:rsidRPr="00000000">
        <w:rPr>
          <w:rtl w:val="0"/>
        </w:rPr>
        <w:t xml:space="preserve">The difference in</w:t>
      </w:r>
    </w:p>
    <w:p w:rsidR="00000000" w:rsidDel="00000000" w:rsidP="00000000" w:rsidRDefault="00000000" w:rsidRPr="00000000" w14:paraId="000001A9">
      <w:pPr>
        <w:numPr>
          <w:ilvl w:val="0"/>
          <w:numId w:val="34"/>
        </w:numPr>
        <w:ind w:left="720" w:hanging="360"/>
        <w:rPr>
          <w:u w:val="none"/>
        </w:rPr>
      </w:pPr>
      <w:r w:rsidDel="00000000" w:rsidR="00000000" w:rsidRPr="00000000">
        <w:rPr>
          <w:rtl w:val="0"/>
        </w:rPr>
        <w:t xml:space="preserve">are discussed / will be discussed</w:t>
      </w:r>
    </w:p>
    <w:p w:rsidR="00000000" w:rsidDel="00000000" w:rsidP="00000000" w:rsidRDefault="00000000" w:rsidRPr="00000000" w14:paraId="000001AA">
      <w:pPr>
        <w:rPr/>
      </w:pPr>
      <w:r w:rsidDel="00000000" w:rsidR="00000000" w:rsidRPr="00000000">
        <w:br w:type="page"/>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C</w:t>
      </w:r>
    </w:p>
    <w:p w:rsidR="00000000" w:rsidDel="00000000" w:rsidP="00000000" w:rsidRDefault="00000000" w:rsidRPr="00000000" w14:paraId="000001AC">
      <w:pPr>
        <w:numPr>
          <w:ilvl w:val="0"/>
          <w:numId w:val="15"/>
        </w:numPr>
        <w:ind w:left="720" w:hanging="360"/>
        <w:rPr>
          <w:u w:val="none"/>
        </w:rPr>
      </w:pPr>
      <w:r w:rsidDel="00000000" w:rsidR="00000000" w:rsidRPr="00000000">
        <w:rPr>
          <w:rtl w:val="0"/>
        </w:rPr>
        <w:t xml:space="preserve">to</w:t>
      </w:r>
    </w:p>
    <w:p w:rsidR="00000000" w:rsidDel="00000000" w:rsidP="00000000" w:rsidRDefault="00000000" w:rsidRPr="00000000" w14:paraId="000001AD">
      <w:pPr>
        <w:numPr>
          <w:ilvl w:val="0"/>
          <w:numId w:val="15"/>
        </w:numPr>
        <w:ind w:left="720" w:hanging="360"/>
        <w:rPr>
          <w:u w:val="none"/>
        </w:rPr>
      </w:pPr>
      <w:r w:rsidDel="00000000" w:rsidR="00000000" w:rsidRPr="00000000">
        <w:rPr>
          <w:rtl w:val="0"/>
        </w:rPr>
        <w:t xml:space="preserve">allows / enables / permits</w:t>
      </w:r>
    </w:p>
    <w:p w:rsidR="00000000" w:rsidDel="00000000" w:rsidP="00000000" w:rsidRDefault="00000000" w:rsidRPr="00000000" w14:paraId="000001AE">
      <w:pPr>
        <w:numPr>
          <w:ilvl w:val="0"/>
          <w:numId w:val="15"/>
        </w:numPr>
        <w:ind w:left="720" w:hanging="360"/>
        <w:rPr>
          <w:u w:val="none"/>
        </w:rPr>
      </w:pPr>
      <w:r w:rsidDel="00000000" w:rsidR="00000000" w:rsidRPr="00000000">
        <w:rPr>
          <w:rtl w:val="0"/>
        </w:rPr>
        <w:t xml:space="preserve">by </w:t>
      </w:r>
      <w:r w:rsidDel="00000000" w:rsidR="00000000" w:rsidRPr="00000000">
        <w:rPr>
          <w:color w:val="ff9900"/>
          <w:rtl w:val="0"/>
        </w:rPr>
        <w:t xml:space="preserve">(by: focus in verb, with: focus in noun)</w:t>
      </w:r>
    </w:p>
    <w:p w:rsidR="00000000" w:rsidDel="00000000" w:rsidP="00000000" w:rsidRDefault="00000000" w:rsidRPr="00000000" w14:paraId="000001AF">
      <w:pPr>
        <w:numPr>
          <w:ilvl w:val="0"/>
          <w:numId w:val="15"/>
        </w:numPr>
        <w:ind w:left="720" w:hanging="360"/>
        <w:rPr>
          <w:u w:val="none"/>
        </w:rPr>
      </w:pPr>
      <w:r w:rsidDel="00000000" w:rsidR="00000000" w:rsidRPr="00000000">
        <w:rPr>
          <w:rtl w:val="0"/>
        </w:rPr>
        <w:t xml:space="preserve">Due to</w:t>
      </w:r>
    </w:p>
    <w:p w:rsidR="00000000" w:rsidDel="00000000" w:rsidP="00000000" w:rsidRDefault="00000000" w:rsidRPr="00000000" w14:paraId="000001B0">
      <w:pPr>
        <w:numPr>
          <w:ilvl w:val="0"/>
          <w:numId w:val="15"/>
        </w:numPr>
        <w:ind w:left="720" w:hanging="360"/>
        <w:rPr>
          <w:u w:val="none"/>
        </w:rPr>
      </w:pPr>
      <w:r w:rsidDel="00000000" w:rsidR="00000000" w:rsidRPr="00000000">
        <w:rPr>
          <w:rtl w:val="0"/>
        </w:rPr>
        <w:t xml:space="preserve">purpose / design / use </w:t>
      </w:r>
      <w:r w:rsidDel="00000000" w:rsidR="00000000" w:rsidRPr="00000000">
        <w:rPr>
          <w:color w:val="ff9900"/>
          <w:rtl w:val="0"/>
        </w:rPr>
        <w:t xml:space="preserve">(should be in V.2 but this paper breaks the rule)</w:t>
      </w:r>
    </w:p>
    <w:p w:rsidR="00000000" w:rsidDel="00000000" w:rsidP="00000000" w:rsidRDefault="00000000" w:rsidRPr="00000000" w14:paraId="000001B1">
      <w:pPr>
        <w:numPr>
          <w:ilvl w:val="0"/>
          <w:numId w:val="15"/>
        </w:numPr>
        <w:ind w:left="720" w:hanging="360"/>
        <w:rPr>
          <w:u w:val="none"/>
        </w:rPr>
      </w:pPr>
      <w:r w:rsidDel="00000000" w:rsidR="00000000" w:rsidRPr="00000000">
        <w:rPr>
          <w:rtl w:val="0"/>
        </w:rPr>
        <w:t xml:space="preserve">observe / recorde / analyze</w:t>
      </w:r>
    </w:p>
    <w:p w:rsidR="00000000" w:rsidDel="00000000" w:rsidP="00000000" w:rsidRDefault="00000000" w:rsidRPr="00000000" w14:paraId="000001B2">
      <w:pPr>
        <w:numPr>
          <w:ilvl w:val="0"/>
          <w:numId w:val="15"/>
        </w:numPr>
        <w:ind w:left="720" w:hanging="360"/>
        <w:rPr>
          <w:u w:val="none"/>
        </w:rPr>
      </w:pPr>
      <w:r w:rsidDel="00000000" w:rsidR="00000000" w:rsidRPr="00000000">
        <w:rPr>
          <w:rtl w:val="0"/>
        </w:rPr>
        <w:t xml:space="preserve">increase / improve / enhance</w:t>
      </w:r>
    </w:p>
    <w:p w:rsidR="00000000" w:rsidDel="00000000" w:rsidP="00000000" w:rsidRDefault="00000000" w:rsidRPr="00000000" w14:paraId="000001B3">
      <w:pPr>
        <w:numPr>
          <w:ilvl w:val="0"/>
          <w:numId w:val="15"/>
        </w:numPr>
        <w:ind w:left="720" w:hanging="360"/>
        <w:rPr>
          <w:u w:val="none"/>
        </w:rPr>
      </w:pPr>
      <w:r w:rsidDel="00000000" w:rsidR="00000000" w:rsidRPr="00000000">
        <w:rPr>
          <w:rtl w:val="0"/>
        </w:rPr>
        <w:t xml:space="preserve">but also</w:t>
      </w:r>
    </w:p>
    <w:p w:rsidR="00000000" w:rsidDel="00000000" w:rsidP="00000000" w:rsidRDefault="00000000" w:rsidRPr="00000000" w14:paraId="000001B4">
      <w:pPr>
        <w:numPr>
          <w:ilvl w:val="0"/>
          <w:numId w:val="15"/>
        </w:numPr>
        <w:ind w:left="720" w:hanging="360"/>
        <w:rPr>
          <w:u w:val="none"/>
        </w:rPr>
      </w:pPr>
      <w:r w:rsidDel="00000000" w:rsidR="00000000" w:rsidRPr="00000000">
        <w:rPr>
          <w:rtl w:val="0"/>
        </w:rPr>
        <w:t xml:space="preserve">Based on the results / From the findings / In conclusion</w:t>
      </w:r>
    </w:p>
    <w:p w:rsidR="00000000" w:rsidDel="00000000" w:rsidP="00000000" w:rsidRDefault="00000000" w:rsidRPr="00000000" w14:paraId="000001B5">
      <w:pPr>
        <w:numPr>
          <w:ilvl w:val="0"/>
          <w:numId w:val="15"/>
        </w:numPr>
        <w:ind w:left="720" w:hanging="360"/>
        <w:rPr>
          <w:u w:val="none"/>
        </w:rPr>
      </w:pPr>
      <w:r w:rsidDel="00000000" w:rsidR="00000000" w:rsidRPr="00000000">
        <w:rPr>
          <w:rtl w:val="0"/>
        </w:rPr>
        <w:t xml:space="preserve">status / one</w:t>
      </w:r>
    </w:p>
    <w:p w:rsidR="00000000" w:rsidDel="00000000" w:rsidP="00000000" w:rsidRDefault="00000000" w:rsidRPr="00000000" w14:paraId="000001B6">
      <w:pPr>
        <w:pStyle w:val="Heading2"/>
        <w:rPr/>
      </w:pPr>
      <w:bookmarkStart w:colFirst="0" w:colLast="0" w:name="_km4y4e3ozbnn" w:id="43"/>
      <w:bookmarkEnd w:id="43"/>
      <w:r w:rsidDel="00000000" w:rsidR="00000000" w:rsidRPr="00000000">
        <w:rPr>
          <w:rtl w:val="0"/>
        </w:rPr>
        <w:t xml:space="preserve">Task 5</w:t>
      </w:r>
    </w:p>
    <w:p w:rsidR="00000000" w:rsidDel="00000000" w:rsidP="00000000" w:rsidRDefault="00000000" w:rsidRPr="00000000" w14:paraId="000001B7">
      <w:pPr>
        <w:rPr/>
      </w:pPr>
      <w:r w:rsidDel="00000000" w:rsidR="00000000" w:rsidRPr="00000000">
        <w:rPr>
          <w:rtl w:val="0"/>
        </w:rPr>
        <w:t xml:space="preserve">A</w:t>
      </w:r>
    </w:p>
    <w:p w:rsidR="00000000" w:rsidDel="00000000" w:rsidP="00000000" w:rsidRDefault="00000000" w:rsidRPr="00000000" w14:paraId="000001B8">
      <w:pPr>
        <w:numPr>
          <w:ilvl w:val="0"/>
          <w:numId w:val="20"/>
        </w:numPr>
        <w:ind w:left="720" w:hanging="360"/>
      </w:pPr>
      <w:r w:rsidDel="00000000" w:rsidR="00000000" w:rsidRPr="00000000">
        <w:rPr>
          <w:rtl w:val="0"/>
        </w:rPr>
        <w:t xml:space="preserve">due to increased importance of flexibility in company development models, start-up support structures, such as business incubators / pay / more attention to flexible service offerings</w:t>
        <w:br w:type="textWrapping"/>
      </w:r>
      <w:r w:rsidDel="00000000" w:rsidR="00000000" w:rsidRPr="00000000">
        <w:rPr>
          <w:color w:val="0000ff"/>
          <w:rtl w:val="0"/>
        </w:rPr>
        <w:t xml:space="preserve">Due to the increased importance of flexibility in company development models, start-up support structures, such as business incubators pay more attention to flexible service offerings.</w:t>
      </w:r>
    </w:p>
    <w:p w:rsidR="00000000" w:rsidDel="00000000" w:rsidP="00000000" w:rsidRDefault="00000000" w:rsidRPr="00000000" w14:paraId="000001B9">
      <w:pPr>
        <w:numPr>
          <w:ilvl w:val="0"/>
          <w:numId w:val="20"/>
        </w:numPr>
        <w:ind w:left="720" w:hanging="360"/>
      </w:pPr>
      <w:r w:rsidDel="00000000" w:rsidR="00000000" w:rsidRPr="00000000">
        <w:rPr>
          <w:rtl w:val="0"/>
        </w:rPr>
        <w:t xml:space="preserve">identify / best context for incubator’s service customization strategy / and examine / effect of incubator’s industry segmentation efforts on incubatee survival and growth</w:t>
        <w:br w:type="textWrapping"/>
      </w:r>
      <w:r w:rsidDel="00000000" w:rsidR="00000000" w:rsidRPr="00000000">
        <w:rPr>
          <w:color w:val="0000ff"/>
          <w:rtl w:val="0"/>
        </w:rPr>
        <w:t xml:space="preserve">The study aims to identify the best context for </w:t>
      </w:r>
      <w:r w:rsidDel="00000000" w:rsidR="00000000" w:rsidRPr="00000000">
        <w:rPr>
          <w:b w:val="1"/>
          <w:color w:val="0000ff"/>
          <w:u w:val="single"/>
          <w:rtl w:val="0"/>
        </w:rPr>
        <w:t xml:space="preserve">the</w:t>
      </w:r>
      <w:r w:rsidDel="00000000" w:rsidR="00000000" w:rsidRPr="00000000">
        <w:rPr>
          <w:color w:val="0000ff"/>
          <w:rtl w:val="0"/>
        </w:rPr>
        <w:t xml:space="preserve"> incubator’s service customization strategy and (to) examine the effect of the incubator's industry segmentation efforts on incubatee survival and growth.</w:t>
      </w:r>
    </w:p>
    <w:p w:rsidR="00000000" w:rsidDel="00000000" w:rsidP="00000000" w:rsidRDefault="00000000" w:rsidRPr="00000000" w14:paraId="000001BA">
      <w:pPr>
        <w:numPr>
          <w:ilvl w:val="0"/>
          <w:numId w:val="20"/>
        </w:numPr>
        <w:ind w:left="720" w:hanging="360"/>
      </w:pPr>
      <w:r w:rsidDel="00000000" w:rsidR="00000000" w:rsidRPr="00000000">
        <w:rPr>
          <w:rtl w:val="0"/>
        </w:rPr>
        <w:t xml:space="preserve">achieve research objectives, data / collect / 166 Brazilian incubators / incubators / implement / service customization strategy and industry segmentation policy / during year of 2015-2016</w:t>
        <w:br w:type="textWrapping"/>
      </w:r>
      <w:r w:rsidDel="00000000" w:rsidR="00000000" w:rsidRPr="00000000">
        <w:rPr>
          <w:color w:val="0000ff"/>
          <w:rtl w:val="0"/>
        </w:rPr>
        <w:t xml:space="preserve">To achieve the research objectives, data were collected from 166 Brazilian incubators who </w:t>
      </w:r>
      <w:r w:rsidDel="00000000" w:rsidR="00000000" w:rsidRPr="00000000">
        <w:rPr>
          <w:b w:val="1"/>
          <w:color w:val="0000ff"/>
          <w:u w:val="single"/>
          <w:rtl w:val="0"/>
        </w:rPr>
        <w:t xml:space="preserve">had implemented</w:t>
      </w:r>
      <w:r w:rsidDel="00000000" w:rsidR="00000000" w:rsidRPr="00000000">
        <w:rPr>
          <w:color w:val="0000ff"/>
          <w:rtl w:val="0"/>
        </w:rPr>
        <w:t xml:space="preserve"> the service customization strategy and </w:t>
      </w:r>
      <w:r w:rsidDel="00000000" w:rsidR="00000000" w:rsidRPr="00000000">
        <w:rPr>
          <w:b w:val="1"/>
          <w:color w:val="0000ff"/>
          <w:u w:val="single"/>
          <w:rtl w:val="0"/>
        </w:rPr>
        <w:t xml:space="preserve">the</w:t>
      </w:r>
      <w:r w:rsidDel="00000000" w:rsidR="00000000" w:rsidRPr="00000000">
        <w:rPr>
          <w:color w:val="0000ff"/>
          <w:rtl w:val="0"/>
        </w:rPr>
        <w:t xml:space="preserve"> industry segmentation policy during the year of 2015-2016. </w:t>
      </w:r>
      <w:r w:rsidDel="00000000" w:rsidR="00000000" w:rsidRPr="00000000">
        <w:rPr>
          <w:color w:val="ff9900"/>
          <w:rtl w:val="0"/>
        </w:rPr>
        <w:t xml:space="preserve">(data = plural, beware of tense (before than before))</w:t>
      </w:r>
    </w:p>
    <w:p w:rsidR="00000000" w:rsidDel="00000000" w:rsidP="00000000" w:rsidRDefault="00000000" w:rsidRPr="00000000" w14:paraId="000001BB">
      <w:pPr>
        <w:numPr>
          <w:ilvl w:val="0"/>
          <w:numId w:val="20"/>
        </w:numPr>
        <w:ind w:left="720" w:hanging="360"/>
      </w:pPr>
      <w:r w:rsidDel="00000000" w:rsidR="00000000" w:rsidRPr="00000000">
        <w:rPr>
          <w:rtl w:val="0"/>
        </w:rPr>
        <w:t xml:space="preserve">findings show that service customization / significant factor / through this factor / incubator’s industry focus / can influence / survival and growth of incubatee </w:t>
        <w:br w:type="textWrapping"/>
      </w:r>
      <w:r w:rsidDel="00000000" w:rsidR="00000000" w:rsidRPr="00000000">
        <w:rPr>
          <w:color w:val="0000ff"/>
          <w:rtl w:val="0"/>
        </w:rPr>
        <w:t xml:space="preserve">The findings showed that service customization </w:t>
      </w:r>
      <w:r w:rsidDel="00000000" w:rsidR="00000000" w:rsidRPr="00000000">
        <w:rPr>
          <w:color w:val="0000ff"/>
          <w:u w:val="single"/>
          <w:rtl w:val="0"/>
        </w:rPr>
        <w:t xml:space="preserve">was</w:t>
      </w:r>
      <w:r w:rsidDel="00000000" w:rsidR="00000000" w:rsidRPr="00000000">
        <w:rPr>
          <w:color w:val="0000ff"/>
          <w:rtl w:val="0"/>
        </w:rPr>
        <w:t xml:space="preserve"> a significant factor through which the incubator’s industry focus could influence </w:t>
      </w:r>
      <w:r w:rsidDel="00000000" w:rsidR="00000000" w:rsidRPr="00000000">
        <w:rPr>
          <w:color w:val="0000ff"/>
          <w:u w:val="single"/>
          <w:rtl w:val="0"/>
        </w:rPr>
        <w:t xml:space="preserve">the survival and growth of incubatee</w:t>
      </w:r>
      <w:r w:rsidDel="00000000" w:rsidR="00000000" w:rsidRPr="00000000">
        <w:rPr>
          <w:color w:val="0000ff"/>
          <w:rtl w:val="0"/>
        </w:rPr>
        <w:t xml:space="preserve">. </w:t>
      </w:r>
      <w:r w:rsidDel="00000000" w:rsidR="00000000" w:rsidRPr="00000000">
        <w:rPr>
          <w:color w:val="ff9900"/>
          <w:rtl w:val="0"/>
        </w:rPr>
        <w:t xml:space="preserve">(ใช้ V.2 เพราะยังไม่เป็นทฤษฎี ถ้าเป็นทฤษฎีจะใช้ V.1, mentioned in 1.)</w:t>
      </w:r>
    </w:p>
    <w:p w:rsidR="00000000" w:rsidDel="00000000" w:rsidP="00000000" w:rsidRDefault="00000000" w:rsidRPr="00000000" w14:paraId="000001BC">
      <w:pPr>
        <w:numPr>
          <w:ilvl w:val="0"/>
          <w:numId w:val="20"/>
        </w:numPr>
        <w:ind w:left="720" w:hanging="360"/>
      </w:pPr>
      <w:r w:rsidDel="00000000" w:rsidR="00000000" w:rsidRPr="00000000">
        <w:rPr>
          <w:rtl w:val="0"/>
        </w:rPr>
        <w:t xml:space="preserve">Furthermore, it / find / that incubator’s industry focus / not automatically result in / higher performance level / since / there / be / no statistically significant relationship between incubator’s industry segmentation and incubatee survival and growth</w:t>
        <w:br w:type="textWrapping"/>
      </w:r>
      <w:r w:rsidDel="00000000" w:rsidR="00000000" w:rsidRPr="00000000">
        <w:rPr>
          <w:color w:val="0000ff"/>
          <w:rtl w:val="0"/>
        </w:rPr>
        <w:t xml:space="preserve">Furthermore, it was found that the incubator's industry focus did not automatically result in the higher performance level since there was no statistically significant relationship between the incubator’s industry segmentation and the incubatee survival and growth.</w:t>
      </w:r>
    </w:p>
    <w:p w:rsidR="00000000" w:rsidDel="00000000" w:rsidP="00000000" w:rsidRDefault="00000000" w:rsidRPr="00000000" w14:paraId="000001B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B</w:t>
      </w:r>
    </w:p>
    <w:p w:rsidR="00000000" w:rsidDel="00000000" w:rsidP="00000000" w:rsidRDefault="00000000" w:rsidRPr="00000000" w14:paraId="000001BF">
      <w:pPr>
        <w:numPr>
          <w:ilvl w:val="0"/>
          <w:numId w:val="16"/>
        </w:numPr>
        <w:ind w:left="720" w:hanging="360"/>
      </w:pPr>
      <w:r w:rsidDel="00000000" w:rsidR="00000000" w:rsidRPr="00000000">
        <w:rPr>
          <w:rtl w:val="0"/>
        </w:rPr>
        <w:t xml:space="preserve">in electrical and electronic equipment industry, increase in production to meet market needs / lead to / generation of large quantities of waste, including waste printed circuit boards</w:t>
        <w:br w:type="textWrapping"/>
      </w:r>
      <w:r w:rsidDel="00000000" w:rsidR="00000000" w:rsidRPr="00000000">
        <w:rPr>
          <w:color w:val="0000ff"/>
          <w:rtl w:val="0"/>
        </w:rPr>
        <w:t xml:space="preserve">In the electrical and electronic equipment industry, </w:t>
      </w:r>
      <w:r w:rsidDel="00000000" w:rsidR="00000000" w:rsidRPr="00000000">
        <w:rPr>
          <w:b w:val="1"/>
          <w:color w:val="0000ff"/>
          <w:u w:val="single"/>
          <w:rtl w:val="0"/>
        </w:rPr>
        <w:t xml:space="preserve">an</w:t>
      </w:r>
      <w:r w:rsidDel="00000000" w:rsidR="00000000" w:rsidRPr="00000000">
        <w:rPr>
          <w:color w:val="0000ff"/>
          <w:rtl w:val="0"/>
        </w:rPr>
        <w:t xml:space="preserve"> </w:t>
      </w:r>
      <w:r w:rsidDel="00000000" w:rsidR="00000000" w:rsidRPr="00000000">
        <w:rPr>
          <w:color w:val="0000ff"/>
          <w:rtl w:val="0"/>
        </w:rPr>
        <w:t xml:space="preserve">increase in production</w:t>
      </w:r>
      <w:r w:rsidDel="00000000" w:rsidR="00000000" w:rsidRPr="00000000">
        <w:rPr>
          <w:color w:val="0000ff"/>
          <w:rtl w:val="0"/>
        </w:rPr>
        <w:t xml:space="preserve"> to meet </w:t>
      </w:r>
      <w:r w:rsidDel="00000000" w:rsidR="00000000" w:rsidRPr="00000000">
        <w:rPr>
          <w:b w:val="1"/>
          <w:color w:val="0000ff"/>
          <w:u w:val="single"/>
          <w:rtl w:val="0"/>
        </w:rPr>
        <w:t xml:space="preserve">(the)</w:t>
      </w:r>
      <w:r w:rsidDel="00000000" w:rsidR="00000000" w:rsidRPr="00000000">
        <w:rPr>
          <w:color w:val="0000ff"/>
          <w:rtl w:val="0"/>
        </w:rPr>
        <w:t xml:space="preserve"> market nee</w:t>
      </w:r>
      <w:r w:rsidDel="00000000" w:rsidR="00000000" w:rsidRPr="00000000">
        <w:rPr>
          <w:color w:val="0000ff"/>
          <w:rtl w:val="0"/>
        </w:rPr>
        <w:t xml:space="preserve">ds leads to the</w:t>
      </w:r>
      <w:r w:rsidDel="00000000" w:rsidR="00000000" w:rsidRPr="00000000">
        <w:rPr>
          <w:color w:val="0000ff"/>
          <w:rtl w:val="0"/>
        </w:rPr>
        <w:t xml:space="preserve"> generation of large quantities of waste, including waste printed circuit boards.</w:t>
      </w:r>
    </w:p>
    <w:p w:rsidR="00000000" w:rsidDel="00000000" w:rsidP="00000000" w:rsidRDefault="00000000" w:rsidRPr="00000000" w14:paraId="000001C0">
      <w:pPr>
        <w:numPr>
          <w:ilvl w:val="0"/>
          <w:numId w:val="16"/>
        </w:numPr>
        <w:ind w:left="720" w:hanging="360"/>
      </w:pPr>
      <w:r w:rsidDel="00000000" w:rsidR="00000000" w:rsidRPr="00000000">
        <w:rPr>
          <w:rtl w:val="0"/>
        </w:rPr>
        <w:t xml:space="preserve">conduct technical and environmental assessment of gold extraction from solid residue / solid residue be obtain during recovery of base metals from waste printed circuit boards</w:t>
        <w:br w:type="textWrapping"/>
      </w:r>
      <w:r w:rsidDel="00000000" w:rsidR="00000000" w:rsidRPr="00000000">
        <w:rPr>
          <w:color w:val="0000ff"/>
          <w:rtl w:val="0"/>
        </w:rPr>
        <w:t xml:space="preserve">The study aims to conduct </w:t>
      </w:r>
      <w:r w:rsidDel="00000000" w:rsidR="00000000" w:rsidRPr="00000000">
        <w:rPr>
          <w:b w:val="1"/>
          <w:color w:val="0000ff"/>
          <w:u w:val="single"/>
          <w:rtl w:val="0"/>
        </w:rPr>
        <w:t xml:space="preserve">a</w:t>
      </w:r>
      <w:r w:rsidDel="00000000" w:rsidR="00000000" w:rsidRPr="00000000">
        <w:rPr>
          <w:color w:val="0000ff"/>
          <w:rtl w:val="0"/>
        </w:rPr>
        <w:t xml:space="preserve"> technical and environmental assessment of gold extraction from solid residue which is obtained during </w:t>
      </w:r>
      <w:r w:rsidDel="00000000" w:rsidR="00000000" w:rsidRPr="00000000">
        <w:rPr>
          <w:b w:val="1"/>
          <w:color w:val="0000ff"/>
          <w:u w:val="single"/>
          <w:rtl w:val="0"/>
        </w:rPr>
        <w:t xml:space="preserve">the</w:t>
      </w:r>
      <w:r w:rsidDel="00000000" w:rsidR="00000000" w:rsidRPr="00000000">
        <w:rPr>
          <w:color w:val="0000ff"/>
          <w:rtl w:val="0"/>
        </w:rPr>
        <w:t xml:space="preserve"> recovery of base metals from </w:t>
      </w:r>
      <w:commentRangeStart w:id="7"/>
      <w:r w:rsidDel="00000000" w:rsidR="00000000" w:rsidRPr="00000000">
        <w:rPr>
          <w:color w:val="0000ff"/>
          <w:rtl w:val="0"/>
        </w:rPr>
        <w:t xml:space="preserve">the</w:t>
      </w:r>
      <w:commentRangeEnd w:id="7"/>
      <w:r w:rsidDel="00000000" w:rsidR="00000000" w:rsidRPr="00000000">
        <w:commentReference w:id="7"/>
      </w:r>
      <w:r w:rsidDel="00000000" w:rsidR="00000000" w:rsidRPr="00000000">
        <w:rPr>
          <w:color w:val="0000ff"/>
          <w:rtl w:val="0"/>
        </w:rPr>
        <w:t xml:space="preserve"> waste printed circuit boards.</w:t>
      </w:r>
    </w:p>
    <w:p w:rsidR="00000000" w:rsidDel="00000000" w:rsidP="00000000" w:rsidRDefault="00000000" w:rsidRPr="00000000" w14:paraId="000001C1">
      <w:pPr>
        <w:numPr>
          <w:ilvl w:val="0"/>
          <w:numId w:val="16"/>
        </w:numPr>
        <w:ind w:left="720" w:hanging="360"/>
      </w:pPr>
      <w:r w:rsidDel="00000000" w:rsidR="00000000" w:rsidRPr="00000000">
        <w:rPr>
          <w:rtl w:val="0"/>
        </w:rPr>
        <w:t xml:space="preserve">achieve research objective, technical performance of extraction process / evaluate / in terms of current and dissolution efficiency and specific energy consumption during process of gold electrowinning</w:t>
        <w:br w:type="textWrapping"/>
      </w:r>
      <w:r w:rsidDel="00000000" w:rsidR="00000000" w:rsidRPr="00000000">
        <w:rPr>
          <w:color w:val="0000ff"/>
          <w:rtl w:val="0"/>
        </w:rPr>
        <w:t xml:space="preserve">To achieve the research objective, </w:t>
      </w:r>
      <w:r w:rsidDel="00000000" w:rsidR="00000000" w:rsidRPr="00000000">
        <w:rPr>
          <w:b w:val="1"/>
          <w:color w:val="0000ff"/>
          <w:u w:val="single"/>
          <w:rtl w:val="0"/>
        </w:rPr>
        <w:t xml:space="preserve">the</w:t>
      </w:r>
      <w:r w:rsidDel="00000000" w:rsidR="00000000" w:rsidRPr="00000000">
        <w:rPr>
          <w:color w:val="0000ff"/>
          <w:rtl w:val="0"/>
        </w:rPr>
        <w:t xml:space="preserve"> technical performance of the extraction process was evaluated in terms of current and dissolution efficiency and specific energy consumption during the process of gold electrowinning.</w:t>
      </w:r>
    </w:p>
    <w:p w:rsidR="00000000" w:rsidDel="00000000" w:rsidP="00000000" w:rsidRDefault="00000000" w:rsidRPr="00000000" w14:paraId="000001C2">
      <w:pPr>
        <w:numPr>
          <w:ilvl w:val="0"/>
          <w:numId w:val="16"/>
        </w:numPr>
        <w:ind w:left="720" w:hanging="360"/>
      </w:pPr>
      <w:r w:rsidDel="00000000" w:rsidR="00000000" w:rsidRPr="00000000">
        <w:rPr>
          <w:rtl w:val="0"/>
        </w:rPr>
        <w:t xml:space="preserve">as for environmental impact of extraction process, assessment / perform / determine recovery of 1 kg of gold in identified optimal operating conditions</w:t>
        <w:br w:type="textWrapping"/>
      </w:r>
      <w:r w:rsidDel="00000000" w:rsidR="00000000" w:rsidRPr="00000000">
        <w:rPr>
          <w:color w:val="0000ff"/>
          <w:rtl w:val="0"/>
        </w:rPr>
        <w:t xml:space="preserve">As for the environmental impact of the extraction process, the assessment was performed to determine </w:t>
      </w:r>
      <w:r w:rsidDel="00000000" w:rsidR="00000000" w:rsidRPr="00000000">
        <w:rPr>
          <w:b w:val="1"/>
          <w:color w:val="0000ff"/>
          <w:u w:val="single"/>
          <w:rtl w:val="0"/>
        </w:rPr>
        <w:t xml:space="preserve">the</w:t>
      </w:r>
      <w:r w:rsidDel="00000000" w:rsidR="00000000" w:rsidRPr="00000000">
        <w:rPr>
          <w:color w:val="0000ff"/>
          <w:rtl w:val="0"/>
        </w:rPr>
        <w:t xml:space="preserve"> recovery of 1 kg of gold in </w:t>
      </w:r>
      <w:r w:rsidDel="00000000" w:rsidR="00000000" w:rsidRPr="00000000">
        <w:rPr>
          <w:b w:val="1"/>
          <w:color w:val="0000ff"/>
          <w:u w:val="single"/>
          <w:rtl w:val="0"/>
        </w:rPr>
        <w:t xml:space="preserve">(the)</w:t>
      </w:r>
      <w:r w:rsidDel="00000000" w:rsidR="00000000" w:rsidRPr="00000000">
        <w:rPr>
          <w:color w:val="0000ff"/>
          <w:rtl w:val="0"/>
        </w:rPr>
        <w:t xml:space="preserve"> identified optimal operating conditions.</w:t>
      </w:r>
    </w:p>
    <w:p w:rsidR="00000000" w:rsidDel="00000000" w:rsidP="00000000" w:rsidRDefault="00000000" w:rsidRPr="00000000" w14:paraId="000001C3">
      <w:pPr>
        <w:numPr>
          <w:ilvl w:val="0"/>
          <w:numId w:val="16"/>
        </w:numPr>
        <w:ind w:left="720" w:hanging="360"/>
      </w:pPr>
      <w:r w:rsidDel="00000000" w:rsidR="00000000" w:rsidRPr="00000000">
        <w:rPr>
          <w:rtl w:val="0"/>
        </w:rPr>
        <w:t xml:space="preserve">it / find that / developed gold recovery process / be not only efficient / but also involve low environmental impact</w:t>
        <w:br w:type="textWrapping"/>
      </w:r>
      <w:r w:rsidDel="00000000" w:rsidR="00000000" w:rsidRPr="00000000">
        <w:rPr>
          <w:color w:val="0000ff"/>
          <w:rtl w:val="0"/>
        </w:rPr>
        <w:t xml:space="preserve">It was found that the developed gold recovery process was not only efficient, but also involved </w:t>
      </w:r>
      <w:r w:rsidDel="00000000" w:rsidR="00000000" w:rsidRPr="00000000">
        <w:rPr>
          <w:b w:val="1"/>
          <w:color w:val="0000ff"/>
          <w:u w:val="single"/>
          <w:rtl w:val="0"/>
        </w:rPr>
        <w:t xml:space="preserve">a</w:t>
      </w:r>
      <w:r w:rsidDel="00000000" w:rsidR="00000000" w:rsidRPr="00000000">
        <w:rPr>
          <w:color w:val="0000ff"/>
          <w:rtl w:val="0"/>
        </w:rPr>
        <w:t xml:space="preserve"> low environmental impact.</w:t>
      </w:r>
    </w:p>
    <w:p w:rsidR="00000000" w:rsidDel="00000000" w:rsidP="00000000" w:rsidRDefault="00000000" w:rsidRPr="00000000" w14:paraId="000001C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C</w:t>
      </w:r>
    </w:p>
    <w:p w:rsidR="00000000" w:rsidDel="00000000" w:rsidP="00000000" w:rsidRDefault="00000000" w:rsidRPr="00000000" w14:paraId="000001C6">
      <w:pPr>
        <w:numPr>
          <w:ilvl w:val="0"/>
          <w:numId w:val="22"/>
        </w:numPr>
        <w:ind w:left="720" w:hanging="360"/>
      </w:pPr>
      <w:r w:rsidDel="00000000" w:rsidR="00000000" w:rsidRPr="00000000">
        <w:rPr>
          <w:rtl w:val="0"/>
        </w:rPr>
        <w:t xml:space="preserve">in price-based home energy management (HEM) methods, controller / determine / energy consumption of controllable appliances in household / respond to electricity price parameters and customer preferences</w:t>
        <w:br w:type="textWrapping"/>
      </w:r>
      <w:r w:rsidDel="00000000" w:rsidR="00000000" w:rsidRPr="00000000">
        <w:rPr>
          <w:color w:val="0000ff"/>
          <w:rtl w:val="0"/>
        </w:rPr>
        <w:t xml:space="preserve">In price-based home energy management (HEM) methods, a controller determines the energy consumption of controllable appliances in a household </w:t>
      </w:r>
      <w:ins w:author="Raviporn Akekunanon" w:id="0" w:date="2022-03-25T03:00:20Z">
        <w:r w:rsidDel="00000000" w:rsidR="00000000" w:rsidRPr="00000000">
          <w:rPr>
            <w:color w:val="0000ff"/>
            <w:rtl w:val="0"/>
          </w:rPr>
          <w:t xml:space="preserve">to respond</w:t>
        </w:r>
      </w:ins>
      <w:del w:author="Raviporn Akekunanon" w:id="0" w:date="2022-03-25T03:00:20Z">
        <w:r w:rsidDel="00000000" w:rsidR="00000000" w:rsidRPr="00000000">
          <w:rPr>
            <w:color w:val="0000ff"/>
            <w:rtl w:val="0"/>
          </w:rPr>
          <w:delText xml:space="preserve">by responding</w:delText>
        </w:r>
      </w:del>
      <w:r w:rsidDel="00000000" w:rsidR="00000000" w:rsidRPr="00000000">
        <w:rPr>
          <w:color w:val="0000ff"/>
          <w:rtl w:val="0"/>
        </w:rPr>
        <w:t xml:space="preserve"> to electricity price parameters and customer preferences.</w:t>
      </w:r>
    </w:p>
    <w:p w:rsidR="00000000" w:rsidDel="00000000" w:rsidP="00000000" w:rsidRDefault="00000000" w:rsidRPr="00000000" w14:paraId="000001C7">
      <w:pPr>
        <w:numPr>
          <w:ilvl w:val="0"/>
          <w:numId w:val="22"/>
        </w:numPr>
        <w:ind w:left="720" w:hanging="360"/>
      </w:pPr>
      <w:r w:rsidDel="00000000" w:rsidR="00000000" w:rsidRPr="00000000">
        <w:rPr>
          <w:rtl w:val="0"/>
        </w:rPr>
        <w:t xml:space="preserve">prioritize operations of controllable appliances from perspectives of customers / by apply price-based HEM method</w:t>
        <w:br w:type="textWrapping"/>
      </w:r>
      <w:r w:rsidDel="00000000" w:rsidR="00000000" w:rsidRPr="00000000">
        <w:rPr>
          <w:color w:val="0000ff"/>
          <w:rtl w:val="0"/>
        </w:rPr>
        <w:t xml:space="preserve">The study aims to prioritize </w:t>
      </w:r>
      <w:r w:rsidDel="00000000" w:rsidR="00000000" w:rsidRPr="00000000">
        <w:rPr>
          <w:b w:val="1"/>
          <w:color w:val="0000ff"/>
          <w:u w:val="single"/>
          <w:rtl w:val="0"/>
        </w:rPr>
        <w:t xml:space="preserve">the</w:t>
      </w:r>
      <w:r w:rsidDel="00000000" w:rsidR="00000000" w:rsidRPr="00000000">
        <w:rPr>
          <w:color w:val="0000ff"/>
          <w:rtl w:val="0"/>
        </w:rPr>
        <w:t xml:space="preserve"> operations of controllable appliances from the perspectives of customers by applying </w:t>
      </w:r>
      <w:commentRangeStart w:id="8"/>
      <w:r w:rsidDel="00000000" w:rsidR="00000000" w:rsidRPr="00000000">
        <w:rPr>
          <w:color w:val="0000ff"/>
          <w:rtl w:val="0"/>
        </w:rPr>
        <w:t xml:space="preserve">the</w:t>
      </w:r>
      <w:commentRangeEnd w:id="8"/>
      <w:r w:rsidDel="00000000" w:rsidR="00000000" w:rsidRPr="00000000">
        <w:commentReference w:id="8"/>
      </w:r>
      <w:r w:rsidDel="00000000" w:rsidR="00000000" w:rsidRPr="00000000">
        <w:rPr>
          <w:color w:val="0000ff"/>
          <w:rtl w:val="0"/>
        </w:rPr>
        <w:t xml:space="preserve"> price-based HEM method.</w:t>
      </w:r>
    </w:p>
    <w:p w:rsidR="00000000" w:rsidDel="00000000" w:rsidP="00000000" w:rsidRDefault="00000000" w:rsidRPr="00000000" w14:paraId="000001C8">
      <w:pPr>
        <w:numPr>
          <w:ilvl w:val="0"/>
          <w:numId w:val="22"/>
        </w:numPr>
        <w:ind w:left="720" w:hanging="360"/>
      </w:pPr>
      <w:r w:rsidDel="00000000" w:rsidR="00000000" w:rsidRPr="00000000">
        <w:rPr>
          <w:rtl w:val="0"/>
        </w:rPr>
        <w:t xml:space="preserve">achieve research objective, values of lost load (VOLL) of different appliances / define / indicate their operational priority</w:t>
        <w:br w:type="textWrapping"/>
      </w:r>
      <w:r w:rsidDel="00000000" w:rsidR="00000000" w:rsidRPr="00000000">
        <w:rPr>
          <w:color w:val="0000ff"/>
          <w:rtl w:val="0"/>
        </w:rPr>
        <w:t xml:space="preserve">To achieve the research objective, </w:t>
      </w:r>
      <w:r w:rsidDel="00000000" w:rsidR="00000000" w:rsidRPr="00000000">
        <w:rPr>
          <w:b w:val="1"/>
          <w:color w:val="0000ff"/>
          <w:u w:val="single"/>
          <w:rtl w:val="0"/>
        </w:rPr>
        <w:t xml:space="preserve">the</w:t>
      </w:r>
      <w:r w:rsidDel="00000000" w:rsidR="00000000" w:rsidRPr="00000000">
        <w:rPr>
          <w:color w:val="0000ff"/>
          <w:rtl w:val="0"/>
        </w:rPr>
        <w:t xml:space="preserve"> values of lost load (VOLL) of different appliances were defined to indicate their operational priority.</w:t>
      </w:r>
    </w:p>
    <w:p w:rsidR="00000000" w:rsidDel="00000000" w:rsidP="00000000" w:rsidRDefault="00000000" w:rsidRPr="00000000" w14:paraId="000001C9">
      <w:pPr>
        <w:numPr>
          <w:ilvl w:val="0"/>
          <w:numId w:val="22"/>
        </w:numPr>
        <w:ind w:left="720" w:hanging="360"/>
      </w:pPr>
      <w:r w:rsidDel="00000000" w:rsidR="00000000" w:rsidRPr="00000000">
        <w:rPr>
          <w:rtl w:val="0"/>
        </w:rPr>
        <w:t xml:space="preserve">considering appliances’ VOLL and operational constraints as well as electricity fees, optimization problem / propose / minimize energy and reliability costs</w:t>
        <w:br w:type="textWrapping"/>
      </w:r>
      <w:r w:rsidDel="00000000" w:rsidR="00000000" w:rsidRPr="00000000">
        <w:rPr>
          <w:color w:val="0000ff"/>
          <w:rtl w:val="0"/>
        </w:rPr>
        <w:t xml:space="preserve">Considering appliances’ VOLL and operational constraints as well as electricity fees, an optimization problem was proposed to minimize energy and reliability costs.</w:t>
      </w:r>
    </w:p>
    <w:p w:rsidR="00000000" w:rsidDel="00000000" w:rsidP="00000000" w:rsidRDefault="00000000" w:rsidRPr="00000000" w14:paraId="000001CA">
      <w:pPr>
        <w:numPr>
          <w:ilvl w:val="0"/>
          <w:numId w:val="22"/>
        </w:numPr>
        <w:ind w:left="720" w:hanging="360"/>
      </w:pPr>
      <w:r w:rsidDel="00000000" w:rsidR="00000000" w:rsidRPr="00000000">
        <w:rPr>
          <w:rtl w:val="0"/>
        </w:rPr>
        <w:t xml:space="preserve">results / show that / proposed method / effective / in optimize scheduling of household electrical requirements of smart homes / in terms of time-varying electricity costs</w:t>
        <w:br w:type="textWrapping"/>
      </w:r>
      <w:r w:rsidDel="00000000" w:rsidR="00000000" w:rsidRPr="00000000">
        <w:rPr>
          <w:color w:val="0000ff"/>
          <w:rtl w:val="0"/>
        </w:rPr>
        <w:t xml:space="preserve">The results showed that the proposed method was effective in optimizing </w:t>
      </w:r>
      <w:r w:rsidDel="00000000" w:rsidR="00000000" w:rsidRPr="00000000">
        <w:rPr>
          <w:b w:val="1"/>
          <w:color w:val="0000ff"/>
          <w:u w:val="single"/>
          <w:rtl w:val="0"/>
        </w:rPr>
        <w:t xml:space="preserve">the</w:t>
      </w:r>
      <w:r w:rsidDel="00000000" w:rsidR="00000000" w:rsidRPr="00000000">
        <w:rPr>
          <w:color w:val="0000ff"/>
          <w:rtl w:val="0"/>
        </w:rPr>
        <w:t xml:space="preserve"> scheduling of household electrical requirements of smart homes in terms of time-varying electricity costs.</w:t>
      </w:r>
    </w:p>
    <w:p w:rsidR="00000000" w:rsidDel="00000000" w:rsidP="00000000" w:rsidRDefault="00000000" w:rsidRPr="00000000" w14:paraId="000001CB">
      <w:pPr>
        <w:pStyle w:val="Heading2"/>
        <w:rPr/>
      </w:pPr>
      <w:bookmarkStart w:colFirst="0" w:colLast="0" w:name="_63w8djxmueh" w:id="44"/>
      <w:bookmarkEnd w:id="44"/>
      <w:r w:rsidDel="00000000" w:rsidR="00000000" w:rsidRPr="00000000">
        <w:rPr>
          <w:rtl w:val="0"/>
        </w:rPr>
        <w:t xml:space="preserve">Task 6-10 (do in the book)</w:t>
      </w:r>
    </w:p>
    <w:p w:rsidR="00000000" w:rsidDel="00000000" w:rsidP="00000000" w:rsidRDefault="00000000" w:rsidRPr="00000000" w14:paraId="000001CC">
      <w:pPr>
        <w:pStyle w:val="Heading2"/>
        <w:rPr/>
      </w:pPr>
      <w:bookmarkStart w:colFirst="0" w:colLast="0" w:name="_cwfyj4gl7c6x" w:id="45"/>
      <w:bookmarkEnd w:id="45"/>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rPr/>
      </w:pPr>
      <w:bookmarkStart w:colFirst="0" w:colLast="0" w:name="_t1k8fn2ggi2t" w:id="46"/>
      <w:bookmarkEnd w:id="46"/>
      <w:r w:rsidDel="00000000" w:rsidR="00000000" w:rsidRPr="00000000">
        <w:rPr>
          <w:rtl w:val="0"/>
        </w:rPr>
        <w:t xml:space="preserve">Task 11</w:t>
      </w:r>
    </w:p>
    <w:p w:rsidR="00000000" w:rsidDel="00000000" w:rsidP="00000000" w:rsidRDefault="00000000" w:rsidRPr="00000000" w14:paraId="000001CE">
      <w:pPr>
        <w:rPr/>
      </w:pPr>
      <w:r w:rsidDel="00000000" w:rsidR="00000000" w:rsidRPr="00000000">
        <w:rPr>
          <w:rtl w:val="0"/>
        </w:rPr>
        <w:t xml:space="preserve">A</w:t>
      </w:r>
    </w:p>
    <w:p w:rsidR="00000000" w:rsidDel="00000000" w:rsidP="00000000" w:rsidRDefault="00000000" w:rsidRPr="00000000" w14:paraId="000001CF">
      <w:pPr>
        <w:numPr>
          <w:ilvl w:val="0"/>
          <w:numId w:val="3"/>
        </w:numPr>
        <w:ind w:left="720" w:hanging="360"/>
        <w:rPr>
          <w:u w:val="none"/>
        </w:rPr>
      </w:pPr>
      <w:r w:rsidDel="00000000" w:rsidR="00000000" w:rsidRPr="00000000">
        <w:rPr>
          <w:rtl w:val="0"/>
        </w:rPr>
        <w:t xml:space="preserve">while priority alarm messages for machine-type communication (MTC) in industry applications / require / guaranteed delays of only a few dozen milliseconds / super-critical applications / call for / below-10-ms access</w:t>
        <w:br w:type="textWrapping"/>
      </w:r>
      <w:r w:rsidDel="00000000" w:rsidR="00000000" w:rsidRPr="00000000">
        <w:rPr>
          <w:color w:val="0000ff"/>
          <w:rtl w:val="0"/>
        </w:rPr>
        <w:t xml:space="preserve">While priority alarm messages for machine-type communication (MTC) in industry applications are required for guaranteed delays of only a few dozen milliseconds, super-critical applications are called for below-10-ms access.</w:t>
      </w:r>
    </w:p>
    <w:p w:rsidR="00000000" w:rsidDel="00000000" w:rsidP="00000000" w:rsidRDefault="00000000" w:rsidRPr="00000000" w14:paraId="000001D0">
      <w:pPr>
        <w:numPr>
          <w:ilvl w:val="0"/>
          <w:numId w:val="3"/>
        </w:numPr>
        <w:ind w:left="720" w:hanging="360"/>
        <w:rPr>
          <w:u w:val="none"/>
        </w:rPr>
      </w:pPr>
      <w:r w:rsidDel="00000000" w:rsidR="00000000" w:rsidRPr="00000000">
        <w:rPr>
          <w:rtl w:val="0"/>
        </w:rPr>
        <w:t xml:space="preserve">propose methods for improve 3GPP MTC access procedure / achieve significant performance boost for alarm messages</w:t>
        <w:br w:type="textWrapping"/>
      </w:r>
      <w:r w:rsidDel="00000000" w:rsidR="00000000" w:rsidRPr="00000000">
        <w:rPr>
          <w:color w:val="0000ff"/>
          <w:rtl w:val="0"/>
        </w:rPr>
        <w:t xml:space="preserve">The study aims to propose methods for </w:t>
      </w:r>
      <w:r w:rsidDel="00000000" w:rsidR="00000000" w:rsidRPr="00000000">
        <w:rPr>
          <w:color w:val="0000ff"/>
          <w:rtl w:val="0"/>
        </w:rPr>
        <w:t xml:space="preserve">improving </w:t>
      </w:r>
      <w:r w:rsidDel="00000000" w:rsidR="00000000" w:rsidRPr="00000000">
        <w:rPr>
          <w:b w:val="1"/>
          <w:color w:val="0000ff"/>
          <w:u w:val="single"/>
          <w:rtl w:val="0"/>
        </w:rPr>
        <w:t xml:space="preserve">a/the</w:t>
      </w:r>
      <w:r w:rsidDel="00000000" w:rsidR="00000000" w:rsidRPr="00000000">
        <w:rPr>
          <w:color w:val="0000ff"/>
          <w:rtl w:val="0"/>
        </w:rPr>
        <w:t xml:space="preserve"> 3GPP MTC access procedure to achieve </w:t>
      </w:r>
      <w:r w:rsidDel="00000000" w:rsidR="00000000" w:rsidRPr="00000000">
        <w:rPr>
          <w:b w:val="1"/>
          <w:color w:val="0000ff"/>
          <w:u w:val="single"/>
          <w:rtl w:val="0"/>
        </w:rPr>
        <w:t xml:space="preserve">a</w:t>
      </w:r>
      <w:r w:rsidDel="00000000" w:rsidR="00000000" w:rsidRPr="00000000">
        <w:rPr>
          <w:color w:val="0000ff"/>
          <w:rtl w:val="0"/>
        </w:rPr>
        <w:t xml:space="preserve"> significant performance boost for alarm messages.</w:t>
      </w:r>
    </w:p>
    <w:p w:rsidR="00000000" w:rsidDel="00000000" w:rsidP="00000000" w:rsidRDefault="00000000" w:rsidRPr="00000000" w14:paraId="000001D1">
      <w:pPr>
        <w:numPr>
          <w:ilvl w:val="0"/>
          <w:numId w:val="3"/>
        </w:numPr>
        <w:ind w:left="720" w:hanging="360"/>
        <w:rPr>
          <w:u w:val="none"/>
        </w:rPr>
      </w:pPr>
      <w:r w:rsidDel="00000000" w:rsidR="00000000" w:rsidRPr="00000000">
        <w:rPr>
          <w:rtl w:val="0"/>
        </w:rPr>
        <w:t xml:space="preserve">first method propose / encompass / SMS-like approach / whereby / alarm / transmit / in secure and backward-compatible form over connection-establishing access channel</w:t>
        <w:br w:type="textWrapping"/>
      </w:r>
      <w:r w:rsidDel="00000000" w:rsidR="00000000" w:rsidRPr="00000000">
        <w:rPr>
          <w:color w:val="0000ff"/>
          <w:rtl w:val="0"/>
        </w:rPr>
        <w:t xml:space="preserve">The first method proposed encompassed an SMS-like approach whereby </w:t>
      </w:r>
      <w:r w:rsidDel="00000000" w:rsidR="00000000" w:rsidRPr="00000000">
        <w:rPr>
          <w:b w:val="1"/>
          <w:color w:val="0000ff"/>
          <w:u w:val="single"/>
          <w:rtl w:val="0"/>
        </w:rPr>
        <w:t xml:space="preserve">an</w:t>
      </w:r>
      <w:r w:rsidDel="00000000" w:rsidR="00000000" w:rsidRPr="00000000">
        <w:rPr>
          <w:color w:val="0000ff"/>
          <w:rtl w:val="0"/>
        </w:rPr>
        <w:t xml:space="preserve"> alarm transmitted in </w:t>
      </w:r>
      <w:r w:rsidDel="00000000" w:rsidR="00000000" w:rsidRPr="00000000">
        <w:rPr>
          <w:b w:val="1"/>
          <w:color w:val="0000ff"/>
          <w:u w:val="single"/>
          <w:rtl w:val="0"/>
        </w:rPr>
        <w:t xml:space="preserve">a</w:t>
      </w:r>
      <w:r w:rsidDel="00000000" w:rsidR="00000000" w:rsidRPr="00000000">
        <w:rPr>
          <w:color w:val="0000ff"/>
          <w:rtl w:val="0"/>
        </w:rPr>
        <w:t xml:space="preserve"> secure and backward-compatible form over </w:t>
      </w:r>
      <w:r w:rsidDel="00000000" w:rsidR="00000000" w:rsidRPr="00000000">
        <w:rPr>
          <w:b w:val="1"/>
          <w:color w:val="0000ff"/>
          <w:u w:val="single"/>
          <w:rtl w:val="0"/>
        </w:rPr>
        <w:t xml:space="preserve">a</w:t>
      </w:r>
      <w:r w:rsidDel="00000000" w:rsidR="00000000" w:rsidRPr="00000000">
        <w:rPr>
          <w:color w:val="0000ff"/>
          <w:rtl w:val="0"/>
        </w:rPr>
        <w:t xml:space="preserve"> connection-establishing access channel.</w:t>
      </w:r>
    </w:p>
    <w:p w:rsidR="00000000" w:rsidDel="00000000" w:rsidP="00000000" w:rsidRDefault="00000000" w:rsidRPr="00000000" w14:paraId="000001D2">
      <w:pPr>
        <w:numPr>
          <w:ilvl w:val="0"/>
          <w:numId w:val="3"/>
        </w:numPr>
        <w:ind w:left="720" w:hanging="360"/>
        <w:rPr>
          <w:u w:val="none"/>
        </w:rPr>
      </w:pPr>
      <w:r w:rsidDel="00000000" w:rsidR="00000000" w:rsidRPr="00000000">
        <w:rPr>
          <w:rtl w:val="0"/>
        </w:rPr>
        <w:t xml:space="preserve">second method / use / secure and previously agreed sequence of random access codes / convey super-critical alerts within a few milliseconds</w:t>
        <w:br w:type="textWrapping"/>
      </w:r>
      <w:r w:rsidDel="00000000" w:rsidR="00000000" w:rsidRPr="00000000">
        <w:rPr>
          <w:color w:val="0000ff"/>
          <w:rtl w:val="0"/>
        </w:rPr>
        <w:t xml:space="preserve">The second method </w:t>
      </w:r>
      <w:r w:rsidDel="00000000" w:rsidR="00000000" w:rsidRPr="00000000">
        <w:rPr>
          <w:color w:val="0000ff"/>
          <w:rtl w:val="0"/>
        </w:rPr>
        <w:t xml:space="preserve">used </w:t>
      </w:r>
      <w:commentRangeStart w:id="9"/>
      <w:r w:rsidDel="00000000" w:rsidR="00000000" w:rsidRPr="00000000">
        <w:rPr>
          <w:b w:val="1"/>
          <w:color w:val="0000ff"/>
          <w:u w:val="single"/>
          <w:rtl w:val="0"/>
        </w:rPr>
        <w:t xml:space="preserve">a/the</w:t>
      </w:r>
      <w:commentRangeEnd w:id="9"/>
      <w:r w:rsidDel="00000000" w:rsidR="00000000" w:rsidRPr="00000000">
        <w:commentReference w:id="9"/>
      </w:r>
      <w:r w:rsidDel="00000000" w:rsidR="00000000" w:rsidRPr="00000000">
        <w:rPr>
          <w:color w:val="0000ff"/>
          <w:rtl w:val="0"/>
        </w:rPr>
        <w:t xml:space="preserve"> secure and previously agreed sequence of random access codes to convey super-critical alerts within a few milliseconds.</w:t>
      </w:r>
    </w:p>
    <w:p w:rsidR="00000000" w:rsidDel="00000000" w:rsidP="00000000" w:rsidRDefault="00000000" w:rsidRPr="00000000" w14:paraId="000001D3">
      <w:pPr>
        <w:numPr>
          <w:ilvl w:val="0"/>
          <w:numId w:val="3"/>
        </w:numPr>
        <w:ind w:left="720" w:hanging="360"/>
        <w:rPr>
          <w:u w:val="none"/>
        </w:rPr>
      </w:pPr>
      <w:r w:rsidDel="00000000" w:rsidR="00000000" w:rsidRPr="00000000">
        <w:rPr>
          <w:rtl w:val="0"/>
        </w:rPr>
        <w:t xml:space="preserve">it / find that / two methods / not only achieve / control-compliant access delays / but be also / highly energy-efficient</w:t>
        <w:br w:type="textWrapping"/>
      </w:r>
      <w:r w:rsidDel="00000000" w:rsidR="00000000" w:rsidRPr="00000000">
        <w:rPr>
          <w:color w:val="0000ff"/>
          <w:rtl w:val="0"/>
        </w:rPr>
        <w:t xml:space="preserve">It was found that </w:t>
      </w:r>
      <w:commentRangeStart w:id="10"/>
      <w:r w:rsidDel="00000000" w:rsidR="00000000" w:rsidRPr="00000000">
        <w:rPr>
          <w:b w:val="1"/>
          <w:color w:val="0000ff"/>
          <w:u w:val="single"/>
          <w:rtl w:val="0"/>
        </w:rPr>
        <w:t xml:space="preserve">the</w:t>
      </w:r>
      <w:commentRangeEnd w:id="10"/>
      <w:r w:rsidDel="00000000" w:rsidR="00000000" w:rsidRPr="00000000">
        <w:commentReference w:id="10"/>
      </w:r>
      <w:r w:rsidDel="00000000" w:rsidR="00000000" w:rsidRPr="00000000">
        <w:rPr>
          <w:color w:val="0000ff"/>
          <w:rtl w:val="0"/>
        </w:rPr>
        <w:t xml:space="preserve"> two methods not only achieved control-</w:t>
      </w:r>
      <w:commentRangeStart w:id="11"/>
      <w:r w:rsidDel="00000000" w:rsidR="00000000" w:rsidRPr="00000000">
        <w:rPr>
          <w:color w:val="0000ff"/>
          <w:rtl w:val="0"/>
        </w:rPr>
        <w:t xml:space="preserve">compliant</w:t>
      </w:r>
      <w:commentRangeEnd w:id="11"/>
      <w:r w:rsidDel="00000000" w:rsidR="00000000" w:rsidRPr="00000000">
        <w:commentReference w:id="11"/>
      </w:r>
      <w:r w:rsidDel="00000000" w:rsidR="00000000" w:rsidRPr="00000000">
        <w:rPr>
          <w:color w:val="0000ff"/>
          <w:rtl w:val="0"/>
        </w:rPr>
        <w:t xml:space="preserve"> access delays, but were also highly energy-efficient.</w:t>
      </w:r>
    </w:p>
    <w:p w:rsidR="00000000" w:rsidDel="00000000" w:rsidP="00000000" w:rsidRDefault="00000000" w:rsidRPr="00000000" w14:paraId="000001D4">
      <w:pPr>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pPr>
      <w:bookmarkStart w:colFirst="0" w:colLast="0" w:name="_ubyg9l9e0fzr" w:id="47"/>
      <w:bookmarkEnd w:id="47"/>
      <w:r w:rsidDel="00000000" w:rsidR="00000000" w:rsidRPr="00000000">
        <w:rPr>
          <w:rtl w:val="0"/>
        </w:rPr>
        <w:t xml:space="preserve">Exam (Q2 and Final) preparation</w:t>
      </w:r>
    </w:p>
    <w:p w:rsidR="00000000" w:rsidDel="00000000" w:rsidP="00000000" w:rsidRDefault="00000000" w:rsidRPr="00000000" w14:paraId="000001D6">
      <w:pPr>
        <w:pStyle w:val="Heading2"/>
        <w:rPr/>
      </w:pPr>
      <w:bookmarkStart w:colFirst="0" w:colLast="0" w:name="_9i4eznwcge47" w:id="48"/>
      <w:bookmarkEnd w:id="48"/>
      <w:r w:rsidDel="00000000" w:rsidR="00000000" w:rsidRPr="00000000">
        <w:rPr>
          <w:rtl w:val="0"/>
        </w:rPr>
        <w:t xml:space="preserve">Abstract supplement 2</w:t>
      </w:r>
    </w:p>
    <w:p w:rsidR="00000000" w:rsidDel="00000000" w:rsidP="00000000" w:rsidRDefault="00000000" w:rsidRPr="00000000" w14:paraId="000001D7">
      <w:pPr>
        <w:rPr>
          <w:i w:val="1"/>
          <w:color w:val="d9d9d9"/>
          <w:sz w:val="20"/>
          <w:szCs w:val="20"/>
        </w:rPr>
      </w:pPr>
      <w:r w:rsidDel="00000000" w:rsidR="00000000" w:rsidRPr="00000000">
        <w:rPr>
          <w:i w:val="1"/>
          <w:color w:val="d9d9d9"/>
          <w:sz w:val="20"/>
          <w:szCs w:val="20"/>
          <w:rtl w:val="0"/>
        </w:rPr>
        <w:t xml:space="preserve">file:///D:/Term6/TechWritEng/final/5500308%20Abstract%20Writing%20Supplement%202%202021%20_2.pdf</w:t>
      </w:r>
    </w:p>
    <w:p w:rsidR="00000000" w:rsidDel="00000000" w:rsidP="00000000" w:rsidRDefault="00000000" w:rsidRPr="00000000" w14:paraId="000001D8">
      <w:pPr>
        <w:numPr>
          <w:ilvl w:val="0"/>
          <w:numId w:val="17"/>
        </w:numPr>
        <w:ind w:left="720" w:hanging="360"/>
        <w:rPr>
          <w:u w:val="none"/>
        </w:rPr>
      </w:pPr>
      <w:r w:rsidDel="00000000" w:rsidR="00000000" w:rsidRPr="00000000">
        <w:rPr>
          <w:rtl w:val="0"/>
        </w:rPr>
        <w:t xml:space="preserve">Jumpamine</w:t>
      </w:r>
      <w:r w:rsidDel="00000000" w:rsidR="00000000" w:rsidRPr="00000000">
        <w:rPr>
          <w:rtl w:val="0"/>
        </w:rPr>
        <w:t xml:space="preserve"> chloride (JCl-) is an interesting natural waste product in many species of frogs, which leads to many studies of the advantages of this product reabsorption.</w:t>
      </w:r>
    </w:p>
    <w:p w:rsidR="00000000" w:rsidDel="00000000" w:rsidP="00000000" w:rsidRDefault="00000000" w:rsidRPr="00000000" w14:paraId="000001D9">
      <w:pPr>
        <w:numPr>
          <w:ilvl w:val="0"/>
          <w:numId w:val="17"/>
        </w:numPr>
        <w:ind w:left="720" w:hanging="360"/>
        <w:rPr/>
      </w:pPr>
      <w:r w:rsidDel="00000000" w:rsidR="00000000" w:rsidRPr="00000000">
        <w:rPr>
          <w:rtl w:val="0"/>
        </w:rPr>
        <w:t xml:space="preserve">The objectives of this project are to determine the effects of Jumpamine chloride on jumping performance in frogs of the genus Rana, which can be seen in jump distance, and to study about the temperature factor affected on jumping distance.</w:t>
      </w:r>
    </w:p>
    <w:p w:rsidR="00000000" w:rsidDel="00000000" w:rsidP="00000000" w:rsidRDefault="00000000" w:rsidRPr="00000000" w14:paraId="000001DA">
      <w:pPr>
        <w:numPr>
          <w:ilvl w:val="0"/>
          <w:numId w:val="17"/>
        </w:numPr>
        <w:ind w:left="720" w:hanging="360"/>
        <w:rPr>
          <w:u w:val="none"/>
        </w:rPr>
      </w:pPr>
      <w:r w:rsidDel="00000000" w:rsidR="00000000" w:rsidRPr="00000000">
        <w:rPr>
          <w:rtl w:val="0"/>
        </w:rPr>
        <w:t xml:space="preserve">To achieve the objectives, the drug was injected into the bloodstream and the average jumping distance was measured under the controlled water temperature. Additionally, the same procedure</w:t>
      </w:r>
      <w:r w:rsidDel="00000000" w:rsidR="00000000" w:rsidRPr="00000000">
        <w:rPr>
          <w:color w:val="ff0000"/>
          <w:rtl w:val="0"/>
        </w:rPr>
        <w:t xml:space="preserve"> was</w:t>
      </w:r>
      <w:r w:rsidDel="00000000" w:rsidR="00000000" w:rsidRPr="00000000">
        <w:rPr>
          <w:rtl w:val="0"/>
        </w:rPr>
        <w:t xml:space="preserve"> done with various temperatures. Both functions </w:t>
      </w:r>
      <w:r w:rsidDel="00000000" w:rsidR="00000000" w:rsidRPr="00000000">
        <w:rPr>
          <w:color w:val="ff0000"/>
          <w:rtl w:val="0"/>
        </w:rPr>
        <w:t xml:space="preserve">were</w:t>
      </w:r>
      <w:r w:rsidDel="00000000" w:rsidR="00000000" w:rsidRPr="00000000">
        <w:rPr>
          <w:rtl w:val="0"/>
        </w:rPr>
        <w:t xml:space="preserve"> done on two species of frogs, </w:t>
      </w:r>
      <w:r w:rsidDel="00000000" w:rsidR="00000000" w:rsidRPr="00000000">
        <w:rPr>
          <w:rtl w:val="0"/>
        </w:rPr>
        <w:t xml:space="preserve">Ran</w:t>
      </w:r>
      <w:r w:rsidDel="00000000" w:rsidR="00000000" w:rsidRPr="00000000">
        <w:rPr>
          <w:rtl w:val="0"/>
        </w:rPr>
        <w:t xml:space="preserve">a pipiens and Rana iwanna, to </w:t>
      </w:r>
      <w:r w:rsidDel="00000000" w:rsidR="00000000" w:rsidRPr="00000000">
        <w:rPr>
          <w:color w:val="ff0000"/>
          <w:rtl w:val="0"/>
        </w:rPr>
        <w:t xml:space="preserve">identify </w:t>
      </w:r>
      <w:r w:rsidDel="00000000" w:rsidR="00000000" w:rsidRPr="00000000">
        <w:rPr>
          <w:rtl w:val="0"/>
        </w:rPr>
        <w:t xml:space="preserve">the species-specific factor.</w:t>
      </w:r>
    </w:p>
    <w:p w:rsidR="00000000" w:rsidDel="00000000" w:rsidP="00000000" w:rsidRDefault="00000000" w:rsidRPr="00000000" w14:paraId="000001DB">
      <w:pPr>
        <w:numPr>
          <w:ilvl w:val="0"/>
          <w:numId w:val="17"/>
        </w:numPr>
        <w:ind w:left="720" w:hanging="360"/>
        <w:rPr>
          <w:u w:val="none"/>
        </w:rPr>
      </w:pPr>
      <w:r w:rsidDel="00000000" w:rsidR="00000000" w:rsidRPr="00000000">
        <w:rPr>
          <w:rtl w:val="0"/>
        </w:rPr>
        <w:t xml:space="preserve">As a result, in 25°C water, JCl- </w:t>
      </w:r>
      <w:r w:rsidDel="00000000" w:rsidR="00000000" w:rsidRPr="00000000">
        <w:rPr>
          <w:color w:val="ff0000"/>
          <w:rtl w:val="0"/>
        </w:rPr>
        <w:t xml:space="preserve">was</w:t>
      </w:r>
      <w:r w:rsidDel="00000000" w:rsidR="00000000" w:rsidRPr="00000000">
        <w:rPr>
          <w:rtl w:val="0"/>
        </w:rPr>
        <w:t xml:space="preserve"> highly effective on only Rana pipiens for the jumping distance test and there </w:t>
      </w:r>
      <w:r w:rsidDel="00000000" w:rsidR="00000000" w:rsidRPr="00000000">
        <w:rPr>
          <w:color w:val="ff0000"/>
          <w:rtl w:val="0"/>
        </w:rPr>
        <w:t xml:space="preserve">was</w:t>
      </w:r>
      <w:r w:rsidDel="00000000" w:rsidR="00000000" w:rsidRPr="00000000">
        <w:rPr>
          <w:rtl w:val="0"/>
        </w:rPr>
        <w:t xml:space="preserve"> no significant difference between </w:t>
      </w:r>
      <w:r w:rsidDel="00000000" w:rsidR="00000000" w:rsidRPr="00000000">
        <w:rPr>
          <w:color w:val="ff0000"/>
          <w:rtl w:val="0"/>
        </w:rPr>
        <w:t xml:space="preserve">the</w:t>
      </w:r>
      <w:r w:rsidDel="00000000" w:rsidR="00000000" w:rsidRPr="00000000">
        <w:rPr>
          <w:rtl w:val="0"/>
        </w:rPr>
        <w:t xml:space="preserve"> control group and treated group of Rana iwanna. However, in Rana iwanna, the jump distance graph exponentially </w:t>
      </w:r>
      <w:r w:rsidDel="00000000" w:rsidR="00000000" w:rsidRPr="00000000">
        <w:rPr>
          <w:color w:val="ff0000"/>
          <w:rtl w:val="0"/>
        </w:rPr>
        <w:t xml:space="preserve">increased </w:t>
      </w:r>
      <w:r w:rsidDel="00000000" w:rsidR="00000000" w:rsidRPr="00000000">
        <w:rPr>
          <w:rtl w:val="0"/>
        </w:rPr>
        <w:t xml:space="preserve">in  30-90°C, which could imply the </w:t>
      </w:r>
      <w:r w:rsidDel="00000000" w:rsidR="00000000" w:rsidRPr="00000000">
        <w:rPr>
          <w:color w:val="ff0000"/>
          <w:rtl w:val="0"/>
        </w:rPr>
        <w:t xml:space="preserve">reason</w:t>
      </w:r>
      <w:r w:rsidDel="00000000" w:rsidR="00000000" w:rsidRPr="00000000">
        <w:rPr>
          <w:rtl w:val="0"/>
        </w:rPr>
        <w:t xml:space="preserve"> </w:t>
      </w:r>
      <w:r w:rsidDel="00000000" w:rsidR="00000000" w:rsidRPr="00000000">
        <w:rPr>
          <w:color w:val="ff0000"/>
          <w:rtl w:val="0"/>
        </w:rPr>
        <w:t xml:space="preserve">for</w:t>
      </w:r>
      <w:r w:rsidDel="00000000" w:rsidR="00000000" w:rsidRPr="00000000">
        <w:rPr>
          <w:rtl w:val="0"/>
        </w:rPr>
        <w:t xml:space="preserve"> </w:t>
      </w:r>
      <w:r w:rsidDel="00000000" w:rsidR="00000000" w:rsidRPr="00000000">
        <w:rPr>
          <w:color w:val="0000ff"/>
          <w:rtl w:val="0"/>
        </w:rPr>
        <w:t xml:space="preserve">dissimilarity </w:t>
      </w:r>
      <w:r w:rsidDel="00000000" w:rsidR="00000000" w:rsidRPr="00000000">
        <w:rPr>
          <w:rtl w:val="0"/>
        </w:rPr>
        <w:t xml:space="preserve">seen in the jumping distance test.</w:t>
      </w:r>
    </w:p>
    <w:p w:rsidR="00000000" w:rsidDel="00000000" w:rsidP="00000000" w:rsidRDefault="00000000" w:rsidRPr="00000000" w14:paraId="000001DC">
      <w:pPr>
        <w:numPr>
          <w:ilvl w:val="0"/>
          <w:numId w:val="17"/>
        </w:numPr>
        <w:ind w:left="720" w:hanging="360"/>
        <w:rPr>
          <w:u w:val="none"/>
        </w:rPr>
      </w:pPr>
      <w:r w:rsidDel="00000000" w:rsidR="00000000" w:rsidRPr="00000000">
        <w:rPr>
          <w:rtl w:val="0"/>
        </w:rPr>
        <w:t xml:space="preserve">In conclusion, JCl- injection has an effect on jumping distance in both species with different temperature ranges.</w:t>
      </w:r>
    </w:p>
    <w:p w:rsidR="00000000" w:rsidDel="00000000" w:rsidP="00000000" w:rsidRDefault="00000000" w:rsidRPr="00000000" w14:paraId="000001DD">
      <w:pPr>
        <w:numPr>
          <w:ilvl w:val="0"/>
          <w:numId w:val="17"/>
        </w:numPr>
        <w:ind w:left="720" w:hanging="360"/>
        <w:rPr>
          <w:u w:val="none"/>
        </w:rPr>
      </w:pPr>
      <w:r w:rsidDel="00000000" w:rsidR="00000000" w:rsidRPr="00000000">
        <w:rPr>
          <w:rtl w:val="0"/>
        </w:rPr>
        <w:t xml:space="preserve">(196 words)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rPr/>
      </w:pPr>
      <w:bookmarkStart w:colFirst="0" w:colLast="0" w:name="_n3qmql5o1639" w:id="49"/>
      <w:bookmarkEnd w:id="49"/>
      <w:r w:rsidDel="00000000" w:rsidR="00000000" w:rsidRPr="00000000">
        <w:rPr>
          <w:rtl w:val="0"/>
        </w:rPr>
        <w:t xml:space="preserve">Result supplement 2</w:t>
      </w:r>
    </w:p>
    <w:p w:rsidR="00000000" w:rsidDel="00000000" w:rsidP="00000000" w:rsidRDefault="00000000" w:rsidRPr="00000000" w14:paraId="000001E2">
      <w:pPr>
        <w:rPr>
          <w:i w:val="1"/>
          <w:color w:val="d9d9d9"/>
          <w:sz w:val="20"/>
          <w:szCs w:val="20"/>
        </w:rPr>
      </w:pPr>
      <w:r w:rsidDel="00000000" w:rsidR="00000000" w:rsidRPr="00000000">
        <w:rPr>
          <w:i w:val="1"/>
          <w:color w:val="d9d9d9"/>
          <w:sz w:val="20"/>
          <w:szCs w:val="20"/>
          <w:rtl w:val="0"/>
        </w:rPr>
        <w:t xml:space="preserve">file:///D:/Term6/TechWritEng/final/5500308%20Results%20Writing%20Supplement%202%202021%20_2.pdf</w:t>
      </w:r>
    </w:p>
    <w:p w:rsidR="00000000" w:rsidDel="00000000" w:rsidP="00000000" w:rsidRDefault="00000000" w:rsidRPr="00000000" w14:paraId="000001E3">
      <w:pPr>
        <w:numPr>
          <w:ilvl w:val="0"/>
          <w:numId w:val="35"/>
        </w:numPr>
        <w:ind w:left="720" w:hanging="360"/>
        <w:rPr>
          <w:u w:val="none"/>
        </w:rPr>
      </w:pPr>
      <w:r w:rsidDel="00000000" w:rsidR="00000000" w:rsidRPr="00000000">
        <w:rPr>
          <w:rtl w:val="0"/>
        </w:rPr>
        <w:t xml:space="preserve">Figure 1 shows the relationship between age, task repetitions, and performance in two learning tasks.</w:t>
      </w:r>
    </w:p>
    <w:p w:rsidR="00000000" w:rsidDel="00000000" w:rsidP="00000000" w:rsidRDefault="00000000" w:rsidRPr="00000000" w14:paraId="000001E4">
      <w:pPr>
        <w:numPr>
          <w:ilvl w:val="0"/>
          <w:numId w:val="35"/>
        </w:numPr>
        <w:ind w:left="720" w:hanging="360"/>
      </w:pPr>
      <w:r w:rsidDel="00000000" w:rsidR="00000000" w:rsidRPr="00000000">
        <w:rPr>
          <w:rtl w:val="0"/>
        </w:rPr>
        <w:t xml:space="preserve">In both tasks, the score rapidly increased at a lower number of task repetitions and slightly increased when over 40 times repetitions in task 1 and 30 times in task 2. This can imply that the more repetitions has less effect on the scores.</w:t>
      </w:r>
    </w:p>
    <w:p w:rsidR="00000000" w:rsidDel="00000000" w:rsidP="00000000" w:rsidRDefault="00000000" w:rsidRPr="00000000" w14:paraId="000001E5">
      <w:pPr>
        <w:numPr>
          <w:ilvl w:val="0"/>
          <w:numId w:val="35"/>
        </w:numPr>
        <w:ind w:left="720" w:hanging="360"/>
      </w:pPr>
      <w:r w:rsidDel="00000000" w:rsidR="00000000" w:rsidRPr="00000000">
        <w:rPr>
          <w:rtl w:val="0"/>
        </w:rPr>
        <w:t xml:space="preserve">From the results, the younger group had the better performance scores compared to the older in every number of task repetitions, implying brain deterioration could appear in older age.</w:t>
      </w:r>
    </w:p>
    <w:p w:rsidR="00000000" w:rsidDel="00000000" w:rsidP="00000000" w:rsidRDefault="00000000" w:rsidRPr="00000000" w14:paraId="000001E6">
      <w:pPr>
        <w:numPr>
          <w:ilvl w:val="0"/>
          <w:numId w:val="35"/>
        </w:numPr>
        <w:ind w:left="720" w:hanging="360"/>
        <w:rPr>
          <w:u w:val="none"/>
        </w:rPr>
      </w:pPr>
      <w:r w:rsidDel="00000000" w:rsidR="00000000" w:rsidRPr="00000000">
        <w:rPr>
          <w:rtl w:val="0"/>
        </w:rPr>
        <w:t xml:space="preserve">The results also indicated that the trend of performance score is not changing much in different ages, showing that the performance score of two tasks were in the same form of graph in every age group.</w:t>
      </w:r>
    </w:p>
    <w:p w:rsidR="00000000" w:rsidDel="00000000" w:rsidP="00000000" w:rsidRDefault="00000000" w:rsidRPr="00000000" w14:paraId="000001E7">
      <w:pPr>
        <w:numPr>
          <w:ilvl w:val="0"/>
          <w:numId w:val="35"/>
        </w:numPr>
        <w:ind w:left="720" w:hanging="360"/>
        <w:rPr>
          <w:u w:val="none"/>
        </w:rPr>
      </w:pPr>
      <w:r w:rsidDel="00000000" w:rsidR="00000000" w:rsidRPr="00000000">
        <w:rPr>
          <w:rtl w:val="0"/>
        </w:rPr>
        <w:t xml:space="preserve">Based on the findings, it can be implied that age, task repetitions, and performance scores have strong relationships.</w:t>
      </w:r>
      <w:r w:rsidDel="00000000" w:rsidR="00000000" w:rsidRPr="00000000">
        <w:rPr>
          <w:rtl w:val="0"/>
        </w:rPr>
      </w:r>
    </w:p>
    <w:sectPr>
      <w:headerReference r:id="rId18" w:type="default"/>
      <w:pgSz w:h="16838" w:w="11906"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viporn Akekunanon" w:id="10" w:date="2022-03-25T04:00:13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เพราะเป็นอันที่กำลังพูดถึงตอนนี้ (เจาะจง)</w:t>
      </w:r>
    </w:p>
  </w:comment>
  <w:comment w:author="Raviporn Akekunanon" w:id="5" w:date="2022-03-04T03:07:38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Raviporn Akekunanon" w:id="8" w:date="2022-03-25T02:59:36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is ok</w:t>
      </w:r>
    </w:p>
  </w:comment>
  <w:comment w:author="Raviporn Akekunanon" w:id="9" w:date="2022-03-25T03:57:28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ใช้ the ดีกว่า เพราะ previously agreed</w:t>
      </w:r>
    </w:p>
  </w:comment>
  <w:comment w:author="Raviporn Akekunanon" w:id="3" w:date="2022-02-25T04:40:28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comment>
  <w:comment w:author="Raviporn Akekunanon" w:id="4" w:date="2022-02-25T04:40:36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ปลอดภัยกว่า</w:t>
      </w:r>
    </w:p>
  </w:comment>
  <w:comment w:author="Raviporn Akekunanon" w:id="1" w:date="2022-02-25T04:31:55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the air = อากาศในบรรยากาศ มีออกซิเจน สูดหายใจ</w:t>
      </w:r>
    </w:p>
  </w:comment>
  <w:comment w:author="Raviporn Akekunanon" w:id="2" w:date="2022-02-25T04:29:37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detached</w:t>
      </w:r>
    </w:p>
  </w:comment>
  <w:comment w:author="Raviporn Akekunanon" w:id="11" w:date="2022-03-25T04:00:41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คอมไพลแอนท์</w:t>
      </w:r>
    </w:p>
  </w:comment>
  <w:comment w:author="Raviporn Akekunanon" w:id="7" w:date="2022-03-25T02:35:32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Aj: ไม่ควรมี the เพราะมันจะหมายถึงขยะที่ไปขุดมาแล้ว แต่การศึกษาพยายามจะทำกับขยะกองไหนก็ได้</w:t>
      </w:r>
    </w:p>
  </w:comment>
  <w:comment w:author="Raviporn Akekunanon" w:id="6" w:date="2022-03-04T03:17:03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ขยาย a set</w:t>
      </w:r>
    </w:p>
  </w:comment>
  <w:comment w:author="Raviporn Akekunanon" w:id="0" w:date="2022-02-25T04:25:52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verb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libri" w:cs="Calibri" w:eastAsia="Calibri" w:hAnsi="Calibri"/>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hyperlink" Target="https://docs.google.com/document/d/1e5h0zN-YXBxuoaKCGtPo-8nBypzahAFGXKCeOKt8LAA/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